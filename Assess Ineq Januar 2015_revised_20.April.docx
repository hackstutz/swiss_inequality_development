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CA1226" w14:textId="77777777" w:rsidR="00D044CF" w:rsidRDefault="00D044CF"/>
    <w:p w14:paraId="582735DD" w14:textId="77777777" w:rsidR="00D044CF" w:rsidRDefault="00D044CF"/>
    <w:p w14:paraId="734A3513" w14:textId="77777777" w:rsidR="00D044CF" w:rsidRDefault="00D044CF"/>
    <w:tbl>
      <w:tblPr>
        <w:tblpPr w:leftFromText="141" w:rightFromText="141" w:vertAnchor="text" w:horzAnchor="margin" w:tblpY="25"/>
        <w:tblW w:w="8392" w:type="dxa"/>
        <w:tblLayout w:type="fixed"/>
        <w:tblCellMar>
          <w:left w:w="0" w:type="dxa"/>
          <w:right w:w="0" w:type="dxa"/>
        </w:tblCellMar>
        <w:tblLook w:val="01E0" w:firstRow="1" w:lastRow="1" w:firstColumn="1" w:lastColumn="1" w:noHBand="0" w:noVBand="0"/>
      </w:tblPr>
      <w:tblGrid>
        <w:gridCol w:w="8392"/>
      </w:tblGrid>
      <w:tr w:rsidR="00B57CCB" w:rsidRPr="00D6131E" w14:paraId="79D4C329" w14:textId="77777777" w:rsidTr="00B57CCB">
        <w:trPr>
          <w:trHeight w:hRule="exact" w:val="11997"/>
        </w:trPr>
        <w:tc>
          <w:tcPr>
            <w:tcW w:w="8392" w:type="dxa"/>
            <w:shd w:val="clear" w:color="auto" w:fill="auto"/>
            <w:tcMar>
              <w:top w:w="284" w:type="dxa"/>
            </w:tcMar>
          </w:tcPr>
          <w:p w14:paraId="5755E644" w14:textId="0E033242" w:rsidR="00B57CCB" w:rsidRPr="00264D81" w:rsidRDefault="00C6127A" w:rsidP="00B57CCB">
            <w:pPr>
              <w:pStyle w:val="Title"/>
              <w:jc w:val="center"/>
              <w:rPr>
                <w:sz w:val="40"/>
                <w:szCs w:val="40"/>
                <w:lang w:val="en-US"/>
              </w:rPr>
            </w:pPr>
            <w:r>
              <w:rPr>
                <w:sz w:val="40"/>
                <w:szCs w:val="40"/>
                <w:lang w:val="en-US"/>
              </w:rPr>
              <w:t>Are</w:t>
            </w:r>
            <w:r w:rsidR="00FA53EC" w:rsidRPr="00264D81">
              <w:rPr>
                <w:sz w:val="40"/>
                <w:szCs w:val="40"/>
                <w:lang w:val="en-US"/>
              </w:rPr>
              <w:t xml:space="preserve"> </w:t>
            </w:r>
            <w:r w:rsidR="00F10C8A" w:rsidRPr="00264D81">
              <w:rPr>
                <w:sz w:val="40"/>
                <w:szCs w:val="40"/>
                <w:lang w:val="en-US"/>
              </w:rPr>
              <w:t>tax data suitable to assess inequality trends?</w:t>
            </w:r>
          </w:p>
          <w:p w14:paraId="156FA462" w14:textId="653CA0E7" w:rsidR="00B57CCB" w:rsidRPr="00D044CF" w:rsidRDefault="004F3F37" w:rsidP="00B57CCB">
            <w:pPr>
              <w:pStyle w:val="Subtitle"/>
              <w:jc w:val="center"/>
              <w:rPr>
                <w:lang w:val="en-US"/>
              </w:rPr>
            </w:pPr>
            <w:bookmarkStart w:id="0" w:name="_Toc406505782"/>
            <w:r>
              <w:rPr>
                <w:lang w:val="en-US"/>
              </w:rPr>
              <w:t>A theoretical and</w:t>
            </w:r>
            <w:r w:rsidRPr="00556651">
              <w:rPr>
                <w:lang w:val="en-US"/>
              </w:rPr>
              <w:t xml:space="preserve"> empirical review with tax data from Switzerland</w:t>
            </w:r>
            <w:bookmarkEnd w:id="0"/>
          </w:p>
          <w:p w14:paraId="61C242C9" w14:textId="77777777" w:rsidR="00F25DE6" w:rsidRDefault="00F25DE6" w:rsidP="00B57CCB">
            <w:pPr>
              <w:jc w:val="center"/>
              <w:rPr>
                <w:lang w:val="en-US"/>
              </w:rPr>
            </w:pPr>
          </w:p>
          <w:p w14:paraId="1810519E" w14:textId="77777777" w:rsidR="00F10C8A" w:rsidRDefault="00F10C8A" w:rsidP="00B57CCB">
            <w:pPr>
              <w:jc w:val="center"/>
              <w:rPr>
                <w:lang w:val="en-US"/>
              </w:rPr>
            </w:pPr>
          </w:p>
          <w:p w14:paraId="7488F4BB" w14:textId="77777777" w:rsidR="00F25DE6" w:rsidRDefault="00F25DE6" w:rsidP="00B57CCB">
            <w:pPr>
              <w:jc w:val="center"/>
              <w:rPr>
                <w:lang w:val="en-US"/>
              </w:rPr>
            </w:pPr>
          </w:p>
          <w:p w14:paraId="770209BB" w14:textId="77777777" w:rsidR="00B57CCB" w:rsidRPr="00EF5168" w:rsidRDefault="00B57CCB" w:rsidP="00B57CCB">
            <w:pPr>
              <w:jc w:val="center"/>
              <w:rPr>
                <w:lang w:val="en-US"/>
              </w:rPr>
            </w:pPr>
            <w:r w:rsidRPr="00EF5168">
              <w:rPr>
                <w:lang w:val="en-US"/>
              </w:rPr>
              <w:t>Oliver Hümbelin</w:t>
            </w:r>
          </w:p>
          <w:p w14:paraId="243C4BBD" w14:textId="77777777" w:rsidR="00B57CCB" w:rsidRPr="00B57CCB" w:rsidRDefault="00B57CCB" w:rsidP="00B57CCB">
            <w:pPr>
              <w:jc w:val="center"/>
              <w:rPr>
                <w:lang w:val="en-US"/>
              </w:rPr>
            </w:pPr>
            <w:r w:rsidRPr="00EF5168">
              <w:rPr>
                <w:lang w:val="en-US"/>
              </w:rPr>
              <w:t>Bern University of Applied Sciences</w:t>
            </w:r>
          </w:p>
          <w:p w14:paraId="4521905C" w14:textId="77777777" w:rsidR="00F25DE6" w:rsidRDefault="00F25DE6" w:rsidP="00B57CCB">
            <w:pPr>
              <w:jc w:val="center"/>
              <w:rPr>
                <w:lang w:val="en-US"/>
              </w:rPr>
            </w:pPr>
          </w:p>
          <w:p w14:paraId="38324E6E" w14:textId="77777777" w:rsidR="00B57CCB" w:rsidRPr="00EF5168" w:rsidRDefault="00B57CCB" w:rsidP="00B57CCB">
            <w:pPr>
              <w:jc w:val="center"/>
              <w:rPr>
                <w:lang w:val="en-US"/>
              </w:rPr>
            </w:pPr>
            <w:r w:rsidRPr="00EF5168">
              <w:rPr>
                <w:lang w:val="en-US"/>
              </w:rPr>
              <w:t>Rudolf Farys</w:t>
            </w:r>
          </w:p>
          <w:p w14:paraId="7CF79159" w14:textId="77777777" w:rsidR="00B57CCB" w:rsidRPr="00B57CCB" w:rsidRDefault="00B57CCB" w:rsidP="00B57CCB">
            <w:pPr>
              <w:jc w:val="center"/>
              <w:rPr>
                <w:lang w:val="en-US"/>
              </w:rPr>
            </w:pPr>
            <w:r w:rsidRPr="00EF5168">
              <w:rPr>
                <w:lang w:val="en-US"/>
              </w:rPr>
              <w:t>University of Bern</w:t>
            </w:r>
          </w:p>
          <w:p w14:paraId="6E8C5A15" w14:textId="77777777" w:rsidR="00C368ED" w:rsidRDefault="00C368ED" w:rsidP="00C368ED">
            <w:pPr>
              <w:jc w:val="center"/>
              <w:rPr>
                <w:lang w:val="en-US"/>
              </w:rPr>
            </w:pPr>
          </w:p>
          <w:p w14:paraId="6DFBC680" w14:textId="501FAB15" w:rsidR="00B57CCB" w:rsidRDefault="00C1466B" w:rsidP="00C368ED">
            <w:pPr>
              <w:jc w:val="center"/>
              <w:rPr>
                <w:b/>
                <w:lang w:val="en-US"/>
              </w:rPr>
            </w:pPr>
            <w:r>
              <w:rPr>
                <w:lang w:val="en-US"/>
              </w:rPr>
              <w:t>April</w:t>
            </w:r>
            <w:r w:rsidRPr="00EF5168">
              <w:rPr>
                <w:lang w:val="en-US"/>
              </w:rPr>
              <w:t xml:space="preserve"> </w:t>
            </w:r>
            <w:r w:rsidR="00B57CCB" w:rsidRPr="00EF5168">
              <w:rPr>
                <w:lang w:val="en-US"/>
              </w:rPr>
              <w:t>201</w:t>
            </w:r>
            <w:r w:rsidR="00B57CCB">
              <w:rPr>
                <w:lang w:val="en-US"/>
              </w:rPr>
              <w:t>5</w:t>
            </w:r>
          </w:p>
          <w:p w14:paraId="4517EB65" w14:textId="77777777" w:rsidR="00F10C8A" w:rsidRDefault="00F10C8A" w:rsidP="00634DF4">
            <w:pPr>
              <w:rPr>
                <w:b/>
                <w:lang w:val="en-US"/>
              </w:rPr>
            </w:pPr>
          </w:p>
          <w:p w14:paraId="41AE6918" w14:textId="77777777" w:rsidR="00F10C8A" w:rsidRDefault="00F10C8A" w:rsidP="00634DF4">
            <w:pPr>
              <w:rPr>
                <w:b/>
                <w:lang w:val="en-US"/>
              </w:rPr>
            </w:pPr>
          </w:p>
          <w:p w14:paraId="5B028AAB" w14:textId="77777777" w:rsidR="00F10C8A" w:rsidRPr="008E19F9" w:rsidRDefault="00F10C8A" w:rsidP="00634DF4">
            <w:pPr>
              <w:rPr>
                <w:b/>
                <w:lang w:val="en-US"/>
              </w:rPr>
            </w:pPr>
          </w:p>
          <w:p w14:paraId="6EFB06E5" w14:textId="77777777" w:rsidR="00B57CCB" w:rsidRPr="00154023" w:rsidRDefault="00B57CCB" w:rsidP="00B57CCB">
            <w:pPr>
              <w:jc w:val="center"/>
              <w:rPr>
                <w:i/>
                <w:lang w:val="en-US"/>
              </w:rPr>
            </w:pPr>
            <w:r w:rsidRPr="00154023">
              <w:rPr>
                <w:i/>
                <w:lang w:val="en-US"/>
              </w:rPr>
              <w:t>Abstract</w:t>
            </w:r>
          </w:p>
          <w:p w14:paraId="1A177115" w14:textId="59CAEF87" w:rsidR="0093785D" w:rsidRDefault="00B57CCB" w:rsidP="00D6131E">
            <w:pPr>
              <w:jc w:val="both"/>
              <w:rPr>
                <w:lang w:val="en-US"/>
              </w:rPr>
            </w:pPr>
            <w:r w:rsidRPr="00154023">
              <w:rPr>
                <w:lang w:val="en-US"/>
              </w:rPr>
              <w:t>In many countries</w:t>
            </w:r>
            <w:r w:rsidR="00F35129">
              <w:rPr>
                <w:lang w:val="en-US"/>
              </w:rPr>
              <w:t xml:space="preserve"> results on</w:t>
            </w:r>
            <w:r w:rsidRPr="00154023">
              <w:rPr>
                <w:lang w:val="en-US"/>
              </w:rPr>
              <w:t xml:space="preserve"> inequality trends are </w:t>
            </w:r>
            <w:r w:rsidR="00647CF1">
              <w:rPr>
                <w:lang w:val="en-US"/>
              </w:rPr>
              <w:t>ambiguous</w:t>
            </w:r>
            <w:r w:rsidRPr="00154023">
              <w:rPr>
                <w:lang w:val="en-US"/>
              </w:rPr>
              <w:t>, because different methodological approaches blur the picture</w:t>
            </w:r>
            <w:r>
              <w:rPr>
                <w:lang w:val="en-US"/>
              </w:rPr>
              <w:t xml:space="preserve"> or reliable data is not at hand</w:t>
            </w:r>
            <w:r w:rsidRPr="00154023">
              <w:rPr>
                <w:lang w:val="en-US"/>
              </w:rPr>
              <w:t xml:space="preserve">. </w:t>
            </w:r>
            <w:r>
              <w:rPr>
                <w:lang w:val="en-US"/>
              </w:rPr>
              <w:t xml:space="preserve">In this paper we assess whether tax data is suitable </w:t>
            </w:r>
            <w:r w:rsidR="00634DF4">
              <w:rPr>
                <w:lang w:val="en-US"/>
              </w:rPr>
              <w:t xml:space="preserve">for inequality </w:t>
            </w:r>
            <w:r w:rsidR="00A91FC0">
              <w:rPr>
                <w:lang w:val="en-US"/>
              </w:rPr>
              <w:t>trend analysis.</w:t>
            </w:r>
            <w:r w:rsidR="00245E7F">
              <w:rPr>
                <w:lang w:val="en-US"/>
              </w:rPr>
              <w:t xml:space="preserve"> We do this by comparing tax data measurement concepts concerning income definition, statistical units and population coverage to theoretical ideal concepts. </w:t>
            </w:r>
            <w:r w:rsidR="00245E7F">
              <w:rPr>
                <w:lang w:val="en-US"/>
              </w:rPr>
              <w:t>To get a sense of direction and magnitude of potential biases we estimate the impact of tax data related methodological options on inequality measures with Swiss tax data.</w:t>
            </w:r>
            <w:r w:rsidR="00245E7F">
              <w:rPr>
                <w:lang w:val="en-US"/>
              </w:rPr>
              <w:t xml:space="preserve"> </w:t>
            </w:r>
            <w:r w:rsidR="00245E7F">
              <w:rPr>
                <w:lang w:val="en-US"/>
              </w:rPr>
              <w:t xml:space="preserve">Where possible and meaningful, we compare </w:t>
            </w:r>
            <w:r w:rsidR="00245E7F">
              <w:rPr>
                <w:lang w:val="en-US"/>
              </w:rPr>
              <w:t xml:space="preserve">tax data </w:t>
            </w:r>
            <w:r w:rsidR="00245E7F">
              <w:rPr>
                <w:lang w:val="en-US"/>
              </w:rPr>
              <w:t xml:space="preserve">results to corresponding results from surveys. </w:t>
            </w:r>
            <w:r w:rsidR="00A91FC0">
              <w:rPr>
                <w:lang w:val="en-US"/>
              </w:rPr>
              <w:t xml:space="preserve"> </w:t>
            </w:r>
            <w:r w:rsidR="00713E40">
              <w:rPr>
                <w:lang w:val="en-US"/>
              </w:rPr>
              <w:t xml:space="preserve">While there are clear advantages of tax data like long-term availability and </w:t>
            </w:r>
            <w:r w:rsidR="00FA53EC">
              <w:rPr>
                <w:lang w:val="en-US"/>
              </w:rPr>
              <w:t xml:space="preserve">reliable population </w:t>
            </w:r>
            <w:r w:rsidR="00713E40">
              <w:rPr>
                <w:lang w:val="en-US"/>
              </w:rPr>
              <w:t>coverage</w:t>
            </w:r>
            <w:r w:rsidR="00AD2FE7">
              <w:rPr>
                <w:lang w:val="en-US"/>
              </w:rPr>
              <w:t xml:space="preserve"> in more recent years</w:t>
            </w:r>
            <w:r w:rsidR="00713E40">
              <w:rPr>
                <w:lang w:val="en-US"/>
              </w:rPr>
              <w:t xml:space="preserve">, there are also drawbacks that lead to an overestimation of inequality </w:t>
            </w:r>
            <w:r w:rsidR="00245E7F">
              <w:rPr>
                <w:lang w:val="en-US"/>
              </w:rPr>
              <w:t xml:space="preserve">with tax data </w:t>
            </w:r>
            <w:r w:rsidR="00713E40">
              <w:rPr>
                <w:lang w:val="en-US"/>
              </w:rPr>
              <w:t>or hinder comparability over time. All in all, tax data is a data source that should only</w:t>
            </w:r>
            <w:r w:rsidR="000C23D4">
              <w:rPr>
                <w:lang w:val="en-US"/>
              </w:rPr>
              <w:t xml:space="preserve"> be used </w:t>
            </w:r>
            <w:r w:rsidR="00713E40">
              <w:rPr>
                <w:lang w:val="en-US"/>
              </w:rPr>
              <w:t xml:space="preserve">with care but nonetheless </w:t>
            </w:r>
            <w:r w:rsidR="00E30513">
              <w:rPr>
                <w:lang w:val="en-US"/>
              </w:rPr>
              <w:t xml:space="preserve">seems to be </w:t>
            </w:r>
            <w:r w:rsidR="00F35129" w:rsidRPr="00F35129">
              <w:rPr>
                <w:lang w:val="en-US"/>
              </w:rPr>
              <w:t>indispensable</w:t>
            </w:r>
            <w:r w:rsidR="006C6C8D">
              <w:rPr>
                <w:lang w:val="en-US"/>
              </w:rPr>
              <w:t xml:space="preserve"> </w:t>
            </w:r>
            <w:r w:rsidR="00F10C8A">
              <w:rPr>
                <w:lang w:val="en-US"/>
              </w:rPr>
              <w:t>for inequality analysis</w:t>
            </w:r>
            <w:r w:rsidR="00713E40">
              <w:rPr>
                <w:lang w:val="en-US"/>
              </w:rPr>
              <w:t xml:space="preserve">. </w:t>
            </w:r>
            <w:r w:rsidR="00D6131E">
              <w:rPr>
                <w:lang w:val="en-US"/>
              </w:rPr>
              <w:t>As a substantial result for</w:t>
            </w:r>
            <w:r w:rsidR="00713E40">
              <w:rPr>
                <w:lang w:val="en-US"/>
              </w:rPr>
              <w:t xml:space="preserve"> Switzerland our tax data analysis puts</w:t>
            </w:r>
            <w:r w:rsidR="00F10C8A">
              <w:rPr>
                <w:lang w:val="en-US"/>
              </w:rPr>
              <w:t xml:space="preserve"> strongly</w:t>
            </w:r>
            <w:r w:rsidR="00713E40">
              <w:rPr>
                <w:lang w:val="en-US"/>
              </w:rPr>
              <w:t xml:space="preserve"> into question the declining inequality trend reported by survey data for the last decades.   </w:t>
            </w:r>
            <w:r w:rsidR="0093785D">
              <w:rPr>
                <w:lang w:val="en-US"/>
              </w:rPr>
              <w:t xml:space="preserve">      </w:t>
            </w:r>
          </w:p>
          <w:p w14:paraId="2F447CB3" w14:textId="56E3482A" w:rsidR="00B57CCB" w:rsidRDefault="00B57CCB" w:rsidP="00B57CCB">
            <w:pPr>
              <w:rPr>
                <w:lang w:val="en-US"/>
              </w:rPr>
            </w:pPr>
          </w:p>
          <w:p w14:paraId="71709C17" w14:textId="77777777" w:rsidR="00B57CCB" w:rsidRDefault="00B57CCB" w:rsidP="00B57CCB">
            <w:pPr>
              <w:rPr>
                <w:lang w:val="en-US"/>
              </w:rPr>
            </w:pPr>
          </w:p>
          <w:p w14:paraId="08211FFC" w14:textId="77777777" w:rsidR="00B57CCB" w:rsidRPr="002F06DC" w:rsidRDefault="00B57CCB" w:rsidP="00B57CCB">
            <w:pPr>
              <w:rPr>
                <w:b/>
                <w:szCs w:val="19"/>
                <w:lang w:val="en-US"/>
              </w:rPr>
            </w:pPr>
          </w:p>
        </w:tc>
      </w:tr>
      <w:tr w:rsidR="00B57CCB" w14:paraId="15F9C688" w14:textId="77777777" w:rsidTr="00B57CCB">
        <w:trPr>
          <w:trHeight w:hRule="exact" w:val="1134"/>
        </w:trPr>
        <w:tc>
          <w:tcPr>
            <w:tcW w:w="8392" w:type="dxa"/>
            <w:shd w:val="clear" w:color="auto" w:fill="auto"/>
            <w:vAlign w:val="bottom"/>
          </w:tcPr>
          <w:p w14:paraId="724FFA12" w14:textId="77777777" w:rsidR="00B57CCB" w:rsidRPr="00ED6401" w:rsidRDefault="00B57CCB" w:rsidP="00B57CCB">
            <w:pPr>
              <w:pStyle w:val="Footer"/>
              <w:rPr>
                <w:b/>
                <w:sz w:val="19"/>
                <w:szCs w:val="19"/>
              </w:rPr>
            </w:pPr>
            <w:r w:rsidRPr="00ED6401">
              <w:rPr>
                <w:b/>
                <w:sz w:val="19"/>
                <w:szCs w:val="19"/>
              </w:rPr>
              <w:t>Berner Fachhochschule</w:t>
            </w:r>
          </w:p>
          <w:bookmarkStart w:id="1" w:name="Text1"/>
          <w:p w14:paraId="01398040" w14:textId="77777777" w:rsidR="00B57CCB" w:rsidRPr="00DB7ED7" w:rsidRDefault="00B57CCB" w:rsidP="00B57CCB">
            <w:pPr>
              <w:pStyle w:val="RefFusszeile"/>
              <w:rPr>
                <w:szCs w:val="19"/>
              </w:rPr>
            </w:pPr>
            <w:r>
              <w:rPr>
                <w:szCs w:val="19"/>
              </w:rPr>
              <w:fldChar w:fldCharType="begin">
                <w:ffData>
                  <w:name w:val="Text1"/>
                  <w:enabled w:val="0"/>
                  <w:calcOnExit w:val="0"/>
                  <w:textInput>
                    <w:default w:val="Soziale Arbeit"/>
                  </w:textInput>
                </w:ffData>
              </w:fldChar>
            </w:r>
            <w:r>
              <w:rPr>
                <w:szCs w:val="19"/>
              </w:rPr>
              <w:instrText xml:space="preserve"> FORMTEXT </w:instrText>
            </w:r>
            <w:r>
              <w:rPr>
                <w:szCs w:val="19"/>
              </w:rPr>
            </w:r>
            <w:r>
              <w:rPr>
                <w:szCs w:val="19"/>
              </w:rPr>
              <w:fldChar w:fldCharType="separate"/>
            </w:r>
            <w:r>
              <w:rPr>
                <w:noProof/>
                <w:szCs w:val="19"/>
              </w:rPr>
              <w:t>Soziale Arbeit</w:t>
            </w:r>
            <w:r>
              <w:rPr>
                <w:szCs w:val="19"/>
              </w:rPr>
              <w:fldChar w:fldCharType="end"/>
            </w:r>
            <w:bookmarkEnd w:id="1"/>
          </w:p>
        </w:tc>
      </w:tr>
    </w:tbl>
    <w:p w14:paraId="53B554C3" w14:textId="77777777" w:rsidR="006312CC" w:rsidRPr="00DE7DE7" w:rsidRDefault="006312CC" w:rsidP="00D044CF">
      <w:pPr>
        <w:pStyle w:val="Heading1"/>
        <w:rPr>
          <w:lang w:val="en-US"/>
        </w:rPr>
      </w:pPr>
      <w:r>
        <w:br w:type="page"/>
      </w:r>
      <w:bookmarkStart w:id="2" w:name="_Toc406505784"/>
      <w:r w:rsidR="00D044CF" w:rsidRPr="00DE7DE7">
        <w:rPr>
          <w:lang w:val="en-US"/>
        </w:rPr>
        <w:lastRenderedPageBreak/>
        <w:t>Introduction</w:t>
      </w:r>
      <w:bookmarkEnd w:id="2"/>
    </w:p>
    <w:p w14:paraId="6E81AE81" w14:textId="42CF9C61" w:rsidR="00D044CF" w:rsidRDefault="00D044CF" w:rsidP="00D6131E">
      <w:pPr>
        <w:jc w:val="both"/>
        <w:rPr>
          <w:lang w:val="en-US"/>
        </w:rPr>
      </w:pPr>
      <w:r w:rsidRPr="00D044CF">
        <w:rPr>
          <w:lang w:val="en-US"/>
        </w:rPr>
        <w:t xml:space="preserve">Economic resources </w:t>
      </w:r>
      <w:r w:rsidR="00647CF1">
        <w:rPr>
          <w:lang w:val="en-US"/>
        </w:rPr>
        <w:t>might be seen as</w:t>
      </w:r>
      <w:r w:rsidRPr="00D044CF">
        <w:rPr>
          <w:lang w:val="en-US"/>
        </w:rPr>
        <w:t xml:space="preserve"> </w:t>
      </w:r>
      <w:r w:rsidR="00D70029">
        <w:rPr>
          <w:lang w:val="en-US"/>
        </w:rPr>
        <w:t>key</w:t>
      </w:r>
      <w:r w:rsidR="00D70029" w:rsidRPr="00D044CF">
        <w:rPr>
          <w:lang w:val="en-US"/>
        </w:rPr>
        <w:t xml:space="preserve"> </w:t>
      </w:r>
      <w:r w:rsidRPr="00D044CF">
        <w:rPr>
          <w:lang w:val="en-US"/>
        </w:rPr>
        <w:t>indicator</w:t>
      </w:r>
      <w:r w:rsidR="00F20F69">
        <w:rPr>
          <w:lang w:val="en-US"/>
        </w:rPr>
        <w:t>s</w:t>
      </w:r>
      <w:r w:rsidRPr="00D044CF">
        <w:rPr>
          <w:lang w:val="en-US"/>
        </w:rPr>
        <w:t xml:space="preserve"> for life chances. Therefore</w:t>
      </w:r>
      <w:r w:rsidR="00C85919">
        <w:rPr>
          <w:lang w:val="en-US"/>
        </w:rPr>
        <w:t>,</w:t>
      </w:r>
      <w:r w:rsidRPr="00D044CF">
        <w:rPr>
          <w:lang w:val="en-US"/>
        </w:rPr>
        <w:t xml:space="preserve"> the distribution of resources does not only matter </w:t>
      </w:r>
      <w:r w:rsidR="00C85919">
        <w:rPr>
          <w:lang w:val="en-US"/>
        </w:rPr>
        <w:t>regarding</w:t>
      </w:r>
      <w:r w:rsidRPr="00D044CF">
        <w:rPr>
          <w:lang w:val="en-US"/>
        </w:rPr>
        <w:t xml:space="preserve"> </w:t>
      </w:r>
      <w:r w:rsidR="00F35129">
        <w:rPr>
          <w:lang w:val="en-US"/>
        </w:rPr>
        <w:t xml:space="preserve">inequality of </w:t>
      </w:r>
      <w:r w:rsidR="00C85919">
        <w:rPr>
          <w:lang w:val="en-US"/>
        </w:rPr>
        <w:t>consumption</w:t>
      </w:r>
      <w:r w:rsidRPr="00D044CF">
        <w:rPr>
          <w:lang w:val="en-US"/>
        </w:rPr>
        <w:t xml:space="preserve">, but also </w:t>
      </w:r>
      <w:r w:rsidR="003B5513">
        <w:rPr>
          <w:lang w:val="en-US"/>
        </w:rPr>
        <w:t xml:space="preserve">regarding </w:t>
      </w:r>
      <w:r w:rsidRPr="00D044CF">
        <w:rPr>
          <w:lang w:val="en-US"/>
        </w:rPr>
        <w:t xml:space="preserve">health </w:t>
      </w:r>
      <w:r w:rsidR="00087411">
        <w:rPr>
          <w:lang w:val="en-US"/>
        </w:rPr>
        <w:t xml:space="preserve">status </w:t>
      </w:r>
      <w:r w:rsidR="00C85919">
        <w:rPr>
          <w:lang w:val="en-US"/>
        </w:rPr>
        <w:t>and</w:t>
      </w:r>
      <w:r w:rsidR="00C85919" w:rsidRPr="00D044CF">
        <w:rPr>
          <w:lang w:val="en-US"/>
        </w:rPr>
        <w:t xml:space="preserve"> </w:t>
      </w:r>
      <w:r w:rsidRPr="00D044CF">
        <w:rPr>
          <w:lang w:val="en-US"/>
        </w:rPr>
        <w:t xml:space="preserve">even life expectancy. </w:t>
      </w:r>
      <w:r w:rsidR="003B5513">
        <w:rPr>
          <w:lang w:val="en-US"/>
        </w:rPr>
        <w:t xml:space="preserve">Considering the </w:t>
      </w:r>
      <w:r w:rsidR="004C7482">
        <w:rPr>
          <w:lang w:val="en-US"/>
        </w:rPr>
        <w:t>rising</w:t>
      </w:r>
      <w:r w:rsidR="00A47D1F">
        <w:rPr>
          <w:lang w:val="en-US"/>
        </w:rPr>
        <w:t xml:space="preserve"> economic inequality</w:t>
      </w:r>
      <w:r w:rsidR="00A47D1F" w:rsidRPr="00D044CF">
        <w:rPr>
          <w:lang w:val="en-US"/>
        </w:rPr>
        <w:t xml:space="preserve"> in the majority of western countries over the last decades (OECD 2008, OECD 2011, </w:t>
      </w:r>
      <w:proofErr w:type="spellStart"/>
      <w:r w:rsidR="00A47D1F" w:rsidRPr="00D044CF">
        <w:rPr>
          <w:lang w:val="en-US"/>
        </w:rPr>
        <w:t>Gornick</w:t>
      </w:r>
      <w:proofErr w:type="spellEnd"/>
      <w:r w:rsidR="00A47D1F" w:rsidRPr="00D044CF">
        <w:rPr>
          <w:lang w:val="en-US"/>
        </w:rPr>
        <w:t xml:space="preserve"> and </w:t>
      </w:r>
      <w:proofErr w:type="spellStart"/>
      <w:r w:rsidR="00A47D1F" w:rsidRPr="00D044CF">
        <w:rPr>
          <w:lang w:val="en-US"/>
        </w:rPr>
        <w:t>Jän</w:t>
      </w:r>
      <w:r w:rsidR="00B545E6">
        <w:rPr>
          <w:lang w:val="en-US"/>
        </w:rPr>
        <w:t>tti</w:t>
      </w:r>
      <w:proofErr w:type="spellEnd"/>
      <w:r w:rsidR="00B545E6">
        <w:rPr>
          <w:lang w:val="en-US"/>
        </w:rPr>
        <w:t xml:space="preserve"> 2013, </w:t>
      </w:r>
      <w:proofErr w:type="spellStart"/>
      <w:r w:rsidR="00B545E6">
        <w:rPr>
          <w:lang w:val="en-US"/>
        </w:rPr>
        <w:t>Salverda</w:t>
      </w:r>
      <w:proofErr w:type="spellEnd"/>
      <w:r w:rsidR="00B545E6">
        <w:rPr>
          <w:lang w:val="en-US"/>
        </w:rPr>
        <w:t xml:space="preserve"> et al. 2014)</w:t>
      </w:r>
      <w:r w:rsidR="00A47D1F">
        <w:rPr>
          <w:lang w:val="en-US"/>
        </w:rPr>
        <w:t xml:space="preserve"> it is not surprising</w:t>
      </w:r>
      <w:r w:rsidR="00C85919">
        <w:rPr>
          <w:lang w:val="en-US"/>
        </w:rPr>
        <w:t xml:space="preserve"> </w:t>
      </w:r>
      <w:r w:rsidR="00A47D1F" w:rsidRPr="00D044CF">
        <w:rPr>
          <w:lang w:val="en-US"/>
        </w:rPr>
        <w:t>that concern</w:t>
      </w:r>
      <w:r w:rsidR="00C85919">
        <w:rPr>
          <w:lang w:val="en-US"/>
        </w:rPr>
        <w:t>s</w:t>
      </w:r>
      <w:r w:rsidR="00A47D1F" w:rsidRPr="00D044CF">
        <w:rPr>
          <w:lang w:val="en-US"/>
        </w:rPr>
        <w:t xml:space="preserve"> about the widening gap</w:t>
      </w:r>
      <w:r w:rsidR="00C85919">
        <w:rPr>
          <w:lang w:val="en-US"/>
        </w:rPr>
        <w:t xml:space="preserve"> between rich and poor</w:t>
      </w:r>
      <w:r w:rsidR="00A47D1F" w:rsidRPr="00D044CF">
        <w:rPr>
          <w:lang w:val="en-US"/>
        </w:rPr>
        <w:t xml:space="preserve"> </w:t>
      </w:r>
      <w:r w:rsidR="00C85919">
        <w:rPr>
          <w:lang w:val="en-US"/>
        </w:rPr>
        <w:t>are</w:t>
      </w:r>
      <w:r w:rsidR="00C85919" w:rsidRPr="00D044CF">
        <w:rPr>
          <w:lang w:val="en-US"/>
        </w:rPr>
        <w:t xml:space="preserve"> more and more </w:t>
      </w:r>
      <w:r w:rsidR="00C85919">
        <w:rPr>
          <w:lang w:val="en-US"/>
        </w:rPr>
        <w:t>expressed</w:t>
      </w:r>
      <w:r w:rsidR="00C85919" w:rsidRPr="00D044CF">
        <w:rPr>
          <w:lang w:val="en-US"/>
        </w:rPr>
        <w:t xml:space="preserve"> </w:t>
      </w:r>
      <w:r w:rsidR="00A47D1F" w:rsidRPr="00D044CF">
        <w:rPr>
          <w:lang w:val="en-US"/>
        </w:rPr>
        <w:t>by global leaders (World Economic Forum, 2013).</w:t>
      </w:r>
      <w:r w:rsidR="00A47D1F">
        <w:rPr>
          <w:lang w:val="en-US"/>
        </w:rPr>
        <w:t xml:space="preserve"> </w:t>
      </w:r>
      <w:r w:rsidR="009D3628" w:rsidRPr="00D044CF">
        <w:rPr>
          <w:lang w:val="en-US"/>
        </w:rPr>
        <w:t xml:space="preserve">Although </w:t>
      </w:r>
      <w:r w:rsidR="009D3628">
        <w:rPr>
          <w:lang w:val="en-US"/>
        </w:rPr>
        <w:t>inequality</w:t>
      </w:r>
      <w:r w:rsidR="0090411B">
        <w:rPr>
          <w:lang w:val="en-US"/>
        </w:rPr>
        <w:t xml:space="preserve"> rose not</w:t>
      </w:r>
      <w:r w:rsidRPr="00D044CF">
        <w:rPr>
          <w:lang w:val="en-US"/>
        </w:rPr>
        <w:t xml:space="preserve"> uniform, a common pattern seems to be </w:t>
      </w:r>
      <w:r w:rsidR="00245E7F" w:rsidRPr="00D044CF">
        <w:rPr>
          <w:lang w:val="en-US"/>
        </w:rPr>
        <w:t>identifiable;</w:t>
      </w:r>
      <w:r w:rsidRPr="00D044CF">
        <w:rPr>
          <w:lang w:val="en-US"/>
        </w:rPr>
        <w:t xml:space="preserve"> </w:t>
      </w:r>
      <w:r w:rsidR="00245E7F" w:rsidRPr="00D044CF">
        <w:rPr>
          <w:lang w:val="en-US"/>
        </w:rPr>
        <w:t>this is generally described as the “hollowing of the middle class” (Alderson and Doran, 2013).</w:t>
      </w:r>
      <w:r w:rsidR="00F20F69">
        <w:rPr>
          <w:lang w:val="en-US"/>
        </w:rPr>
        <w:t xml:space="preserve"> </w:t>
      </w:r>
      <w:r w:rsidR="0090411B">
        <w:rPr>
          <w:lang w:val="en-US"/>
        </w:rPr>
        <w:t>H</w:t>
      </w:r>
      <w:r w:rsidR="0090411B" w:rsidRPr="00D044CF">
        <w:rPr>
          <w:lang w:val="en-US"/>
        </w:rPr>
        <w:t xml:space="preserve">ouseholds </w:t>
      </w:r>
      <w:r w:rsidRPr="00D044CF">
        <w:rPr>
          <w:lang w:val="en-US"/>
        </w:rPr>
        <w:t>are moving towards the top and the bottom of the distribution</w:t>
      </w:r>
      <w:r w:rsidR="00F20F69">
        <w:rPr>
          <w:lang w:val="en-US"/>
        </w:rPr>
        <w:t xml:space="preserve">. This </w:t>
      </w:r>
      <w:r w:rsidRPr="00D044CF">
        <w:rPr>
          <w:lang w:val="en-US"/>
        </w:rPr>
        <w:t xml:space="preserve">is especially problematic as the middle class </w:t>
      </w:r>
      <w:r w:rsidR="008E1D60">
        <w:rPr>
          <w:lang w:val="en-US"/>
        </w:rPr>
        <w:t>stands at</w:t>
      </w:r>
      <w:r w:rsidRPr="00D044CF">
        <w:rPr>
          <w:lang w:val="en-US"/>
        </w:rPr>
        <w:t xml:space="preserve"> the core of western democracies or, as it is stated by </w:t>
      </w:r>
      <w:proofErr w:type="spellStart"/>
      <w:r w:rsidRPr="00D044CF">
        <w:rPr>
          <w:lang w:val="en-US"/>
        </w:rPr>
        <w:t>Stiglitz</w:t>
      </w:r>
      <w:proofErr w:type="spellEnd"/>
      <w:r w:rsidRPr="00D044CF">
        <w:rPr>
          <w:lang w:val="en-US"/>
        </w:rPr>
        <w:t xml:space="preserve"> (2012, 117)</w:t>
      </w:r>
      <w:r w:rsidR="00555896">
        <w:rPr>
          <w:lang w:val="en-US"/>
        </w:rPr>
        <w:t xml:space="preserve">: </w:t>
      </w:r>
      <w:r w:rsidR="00F20F69">
        <w:rPr>
          <w:lang w:val="en-US"/>
        </w:rPr>
        <w:t>by hollowing the middle class,</w:t>
      </w:r>
      <w:r w:rsidRPr="00D044CF">
        <w:rPr>
          <w:lang w:val="en-US"/>
        </w:rPr>
        <w:t xml:space="preserve"> “our democracy is being put at peril.”</w:t>
      </w:r>
      <w:r w:rsidR="00C85919">
        <w:rPr>
          <w:lang w:val="en-US"/>
        </w:rPr>
        <w:t xml:space="preserve"> </w:t>
      </w:r>
    </w:p>
    <w:p w14:paraId="48A753A9" w14:textId="77777777" w:rsidR="002668B1" w:rsidRPr="00D044CF" w:rsidRDefault="002668B1" w:rsidP="00D6131E">
      <w:pPr>
        <w:jc w:val="both"/>
        <w:rPr>
          <w:lang w:val="en-US"/>
        </w:rPr>
      </w:pPr>
    </w:p>
    <w:p w14:paraId="2EA2BD7B" w14:textId="11EFD4F9" w:rsidR="00D044CF" w:rsidRDefault="00D044CF" w:rsidP="00D6131E">
      <w:pPr>
        <w:jc w:val="both"/>
        <w:rPr>
          <w:lang w:val="en-US"/>
        </w:rPr>
      </w:pPr>
      <w:r w:rsidRPr="00D044CF">
        <w:rPr>
          <w:lang w:val="en-US"/>
        </w:rPr>
        <w:t>Given the importance of the subject</w:t>
      </w:r>
      <w:r w:rsidR="00F20F69">
        <w:rPr>
          <w:lang w:val="en-US"/>
        </w:rPr>
        <w:t>,</w:t>
      </w:r>
      <w:r w:rsidRPr="00D044CF">
        <w:rPr>
          <w:lang w:val="en-US"/>
        </w:rPr>
        <w:t xml:space="preserve"> a constant reflection </w:t>
      </w:r>
      <w:r w:rsidR="00F471A8">
        <w:rPr>
          <w:lang w:val="en-US"/>
        </w:rPr>
        <w:t>on</w:t>
      </w:r>
      <w:r w:rsidR="00F471A8" w:rsidRPr="00D044CF">
        <w:rPr>
          <w:lang w:val="en-US"/>
        </w:rPr>
        <w:t xml:space="preserve"> </w:t>
      </w:r>
      <w:r w:rsidRPr="00D044CF">
        <w:rPr>
          <w:lang w:val="en-US"/>
        </w:rPr>
        <w:t xml:space="preserve">reliability of empirical data seems appropriate. </w:t>
      </w:r>
      <w:r w:rsidR="0090411B">
        <w:rPr>
          <w:lang w:val="en-US"/>
        </w:rPr>
        <w:t xml:space="preserve">On the one hand, </w:t>
      </w:r>
      <w:r w:rsidRPr="00D044CF">
        <w:rPr>
          <w:lang w:val="en-US"/>
        </w:rPr>
        <w:t xml:space="preserve">Atkinson (2013) observes </w:t>
      </w:r>
      <w:r w:rsidR="00AE4567">
        <w:rPr>
          <w:lang w:val="en-US"/>
        </w:rPr>
        <w:t xml:space="preserve">improved </w:t>
      </w:r>
      <w:r w:rsidRPr="00D044CF">
        <w:rPr>
          <w:lang w:val="en-US"/>
        </w:rPr>
        <w:t>metho</w:t>
      </w:r>
      <w:r w:rsidR="00AE4567">
        <w:rPr>
          <w:lang w:val="en-US"/>
        </w:rPr>
        <w:t>ds regarding household surveys</w:t>
      </w:r>
      <w:r w:rsidRPr="00D044CF">
        <w:rPr>
          <w:lang w:val="en-US"/>
        </w:rPr>
        <w:t>, the core sources of inequality research. On the other hand, the labor intensive and expensive</w:t>
      </w:r>
      <w:r w:rsidR="00F471A8">
        <w:rPr>
          <w:lang w:val="en-US"/>
        </w:rPr>
        <w:t xml:space="preserve"> </w:t>
      </w:r>
      <w:r w:rsidR="00F471A8" w:rsidRPr="00D044CF">
        <w:rPr>
          <w:lang w:val="en-US"/>
        </w:rPr>
        <w:t>surveys</w:t>
      </w:r>
      <w:r w:rsidRPr="00D044CF">
        <w:rPr>
          <w:lang w:val="en-US"/>
        </w:rPr>
        <w:t xml:space="preserve"> are subject</w:t>
      </w:r>
      <w:r w:rsidR="00F471A8">
        <w:rPr>
          <w:lang w:val="en-US"/>
        </w:rPr>
        <w:t xml:space="preserve"> </w:t>
      </w:r>
      <w:r w:rsidRPr="00D044CF">
        <w:rPr>
          <w:lang w:val="en-US"/>
        </w:rPr>
        <w:t>to budget cuts</w:t>
      </w:r>
      <w:r w:rsidR="00F471A8">
        <w:rPr>
          <w:lang w:val="en-US"/>
        </w:rPr>
        <w:t xml:space="preserve"> </w:t>
      </w:r>
      <w:r w:rsidR="00F471A8" w:rsidRPr="00D044CF">
        <w:rPr>
          <w:lang w:val="en-US"/>
        </w:rPr>
        <w:t>around the world</w:t>
      </w:r>
      <w:r w:rsidR="003D0FC6">
        <w:rPr>
          <w:lang w:val="en-US"/>
        </w:rPr>
        <w:t xml:space="preserve"> and </w:t>
      </w:r>
      <w:r w:rsidR="00F20F69">
        <w:rPr>
          <w:lang w:val="en-US"/>
        </w:rPr>
        <w:t>they</w:t>
      </w:r>
      <w:r w:rsidRPr="00D044CF">
        <w:rPr>
          <w:lang w:val="en-US"/>
        </w:rPr>
        <w:t xml:space="preserve"> </w:t>
      </w:r>
      <w:r w:rsidR="0090411B">
        <w:rPr>
          <w:lang w:val="en-US"/>
        </w:rPr>
        <w:t>suffer</w:t>
      </w:r>
      <w:r w:rsidRPr="00D044CF">
        <w:rPr>
          <w:lang w:val="en-US"/>
        </w:rPr>
        <w:t xml:space="preserve"> </w:t>
      </w:r>
      <w:r w:rsidR="003D0FC6">
        <w:rPr>
          <w:lang w:val="en-US"/>
        </w:rPr>
        <w:t>from</w:t>
      </w:r>
      <w:r w:rsidR="003D0FC6" w:rsidRPr="00D044CF">
        <w:rPr>
          <w:lang w:val="en-US"/>
        </w:rPr>
        <w:t xml:space="preserve"> </w:t>
      </w:r>
      <w:r w:rsidRPr="00D044CF">
        <w:rPr>
          <w:lang w:val="en-US"/>
        </w:rPr>
        <w:t>low response rates, which affect the assessment of inequality undisputedly.</w:t>
      </w:r>
      <w:r w:rsidR="0081469D">
        <w:rPr>
          <w:lang w:val="en-US"/>
        </w:rPr>
        <w:t xml:space="preserve"> </w:t>
      </w:r>
      <w:proofErr w:type="spellStart"/>
      <w:r w:rsidR="0081469D">
        <w:rPr>
          <w:lang w:val="en-US"/>
        </w:rPr>
        <w:t>Korinek</w:t>
      </w:r>
      <w:proofErr w:type="spellEnd"/>
      <w:r w:rsidR="0081469D">
        <w:rPr>
          <w:lang w:val="en-US"/>
        </w:rPr>
        <w:t xml:space="preserve"> et al. (2006) showed for example, that the probability to respond in a survey is highly driven by the position in the income distribution, leading to an overrepresentat</w:t>
      </w:r>
      <w:r w:rsidR="00555896">
        <w:rPr>
          <w:lang w:val="en-US"/>
        </w:rPr>
        <w:t xml:space="preserve">ion of middle income households and imperfect estimations of inequality. </w:t>
      </w:r>
      <w:r w:rsidRPr="00D044CF">
        <w:rPr>
          <w:lang w:val="en-US"/>
        </w:rPr>
        <w:t xml:space="preserve"> These concerns have led to the search of alternative data sources that can supplement the established survey data. The technological progress and the modernization of public administration have led to several </w:t>
      </w:r>
      <w:proofErr w:type="gramStart"/>
      <w:r w:rsidR="00DE7DE7">
        <w:rPr>
          <w:lang w:val="en-US"/>
        </w:rPr>
        <w:t>inequality</w:t>
      </w:r>
      <w:proofErr w:type="gramEnd"/>
      <w:r w:rsidRPr="00D044CF">
        <w:rPr>
          <w:lang w:val="en-US"/>
        </w:rPr>
        <w:t xml:space="preserve"> relevant administrative registers like personal income or social benefit records. Especially interesting is tax data, because records reach relatively </w:t>
      </w:r>
      <w:r w:rsidR="00AE4567">
        <w:rPr>
          <w:lang w:val="en-US"/>
        </w:rPr>
        <w:t>far</w:t>
      </w:r>
      <w:r w:rsidR="00AE4567" w:rsidRPr="00D044CF">
        <w:rPr>
          <w:lang w:val="en-US"/>
        </w:rPr>
        <w:t xml:space="preserve"> </w:t>
      </w:r>
      <w:r w:rsidRPr="00D044CF">
        <w:rPr>
          <w:lang w:val="en-US"/>
        </w:rPr>
        <w:t xml:space="preserve">back in time. Already Kuznets (1955) used tax data to examine the relationship between economic growth and </w:t>
      </w:r>
      <w:r w:rsidR="00AE4567">
        <w:rPr>
          <w:lang w:val="en-US"/>
        </w:rPr>
        <w:t>the distribution</w:t>
      </w:r>
      <w:r w:rsidRPr="00D044CF">
        <w:rPr>
          <w:lang w:val="en-US"/>
        </w:rPr>
        <w:t xml:space="preserve"> of </w:t>
      </w:r>
      <w:r w:rsidR="00AE4567">
        <w:rPr>
          <w:lang w:val="en-US"/>
        </w:rPr>
        <w:t xml:space="preserve">personal </w:t>
      </w:r>
      <w:r w:rsidRPr="00D044CF">
        <w:rPr>
          <w:lang w:val="en-US"/>
        </w:rPr>
        <w:t>income</w:t>
      </w:r>
      <w:r w:rsidR="00AE4567">
        <w:rPr>
          <w:lang w:val="en-US"/>
        </w:rPr>
        <w:t>s</w:t>
      </w:r>
      <w:r w:rsidRPr="00D044CF">
        <w:rPr>
          <w:lang w:val="en-US"/>
        </w:rPr>
        <w:t>. Then</w:t>
      </w:r>
      <w:r w:rsidR="00027103">
        <w:rPr>
          <w:lang w:val="en-US"/>
        </w:rPr>
        <w:t>,</w:t>
      </w:r>
      <w:r w:rsidR="00027103" w:rsidRPr="00D044CF">
        <w:rPr>
          <w:lang w:val="en-US"/>
        </w:rPr>
        <w:t xml:space="preserve"> </w:t>
      </w:r>
      <w:r w:rsidRPr="00D044CF">
        <w:rPr>
          <w:lang w:val="en-US"/>
        </w:rPr>
        <w:t>it took several decades until Piketty (2001, 2003)</w:t>
      </w:r>
      <w:r w:rsidR="00027103">
        <w:rPr>
          <w:lang w:val="en-US"/>
        </w:rPr>
        <w:t xml:space="preserve"> and</w:t>
      </w:r>
      <w:r w:rsidRPr="00D044CF">
        <w:rPr>
          <w:lang w:val="en-US"/>
        </w:rPr>
        <w:t xml:space="preserve"> Piketty and </w:t>
      </w:r>
      <w:proofErr w:type="spellStart"/>
      <w:r w:rsidRPr="00D044CF">
        <w:rPr>
          <w:lang w:val="en-US"/>
        </w:rPr>
        <w:t>Saez</w:t>
      </w:r>
      <w:proofErr w:type="spellEnd"/>
      <w:r w:rsidRPr="00D044CF">
        <w:rPr>
          <w:lang w:val="en-US"/>
        </w:rPr>
        <w:t xml:space="preserve"> (2003) made the use of tax data fashionable again. Following </w:t>
      </w:r>
      <w:r w:rsidR="00AE4567">
        <w:rPr>
          <w:lang w:val="en-US"/>
        </w:rPr>
        <w:t>Piketty</w:t>
      </w:r>
      <w:r w:rsidR="00027103">
        <w:rPr>
          <w:lang w:val="en-US"/>
        </w:rPr>
        <w:t>’</w:t>
      </w:r>
      <w:r w:rsidR="00AE4567">
        <w:rPr>
          <w:lang w:val="en-US"/>
        </w:rPr>
        <w:t>s</w:t>
      </w:r>
      <w:r w:rsidRPr="00D044CF">
        <w:rPr>
          <w:lang w:val="en-US"/>
        </w:rPr>
        <w:t xml:space="preserve"> approach, </w:t>
      </w:r>
      <w:r w:rsidR="00E30513">
        <w:rPr>
          <w:lang w:val="en-US"/>
        </w:rPr>
        <w:t xml:space="preserve">many top income </w:t>
      </w:r>
      <w:r w:rsidRPr="00D044CF">
        <w:rPr>
          <w:lang w:val="en-US"/>
        </w:rPr>
        <w:t xml:space="preserve">studies </w:t>
      </w:r>
      <w:r w:rsidR="00027103">
        <w:rPr>
          <w:lang w:val="en-US"/>
        </w:rPr>
        <w:t>have been conducted in</w:t>
      </w:r>
      <w:r w:rsidR="00027103" w:rsidRPr="00D044CF">
        <w:rPr>
          <w:lang w:val="en-US"/>
        </w:rPr>
        <w:t xml:space="preserve"> </w:t>
      </w:r>
      <w:r w:rsidRPr="00D044CF">
        <w:rPr>
          <w:lang w:val="en-US"/>
        </w:rPr>
        <w:t>several countries (Atkinson and Piketty, 2007, 2010).</w:t>
      </w:r>
      <w:r w:rsidR="004A50B9">
        <w:rPr>
          <w:lang w:val="en-US"/>
        </w:rPr>
        <w:t xml:space="preserve"> Most countries experienced a </w:t>
      </w:r>
      <w:r w:rsidR="005E1EB2">
        <w:rPr>
          <w:lang w:val="en-US"/>
        </w:rPr>
        <w:t>sharp</w:t>
      </w:r>
      <w:r w:rsidR="004A50B9">
        <w:rPr>
          <w:lang w:val="en-US"/>
        </w:rPr>
        <w:t xml:space="preserve"> drop in top income shares in the first part of the twentieth century, mainly due to shocks to top capital incomes during the </w:t>
      </w:r>
      <w:r w:rsidR="005E1EB2">
        <w:rPr>
          <w:lang w:val="en-US"/>
        </w:rPr>
        <w:t>World W</w:t>
      </w:r>
      <w:r w:rsidR="004A50B9">
        <w:rPr>
          <w:lang w:val="en-US"/>
        </w:rPr>
        <w:t xml:space="preserve">ars and the </w:t>
      </w:r>
      <w:r w:rsidR="005E1EB2">
        <w:rPr>
          <w:lang w:val="en-US"/>
        </w:rPr>
        <w:t>Great Depression</w:t>
      </w:r>
      <w:r w:rsidR="004A50B9">
        <w:rPr>
          <w:lang w:val="en-US"/>
        </w:rPr>
        <w:t>. In the last thirty years, however, top income shares have increased substantially in English speaking countries, India and China but not in continental European cou</w:t>
      </w:r>
      <w:r w:rsidR="005E1EB2">
        <w:rPr>
          <w:lang w:val="en-US"/>
        </w:rPr>
        <w:t>n</w:t>
      </w:r>
      <w:r w:rsidR="004A50B9">
        <w:rPr>
          <w:lang w:val="en-US"/>
        </w:rPr>
        <w:t xml:space="preserve">tries or Japan (Atkinson, Piketty and </w:t>
      </w:r>
      <w:proofErr w:type="spellStart"/>
      <w:r w:rsidR="004A50B9">
        <w:rPr>
          <w:lang w:val="en-US"/>
        </w:rPr>
        <w:t>Saez</w:t>
      </w:r>
      <w:proofErr w:type="spellEnd"/>
      <w:r w:rsidR="004A50B9">
        <w:rPr>
          <w:lang w:val="en-US"/>
        </w:rPr>
        <w:t>, 2011).</w:t>
      </w:r>
      <w:r w:rsidRPr="00D044CF">
        <w:rPr>
          <w:lang w:val="en-US"/>
        </w:rPr>
        <w:t xml:space="preserve"> Today, all existing top income tax statistics based time series are collected and accessible through the world top income</w:t>
      </w:r>
      <w:r w:rsidR="009D3628">
        <w:rPr>
          <w:lang w:val="en-US"/>
        </w:rPr>
        <w:t>s</w:t>
      </w:r>
      <w:r w:rsidRPr="00D044CF">
        <w:rPr>
          <w:lang w:val="en-US"/>
        </w:rPr>
        <w:t xml:space="preserve"> database (</w:t>
      </w:r>
      <w:proofErr w:type="spellStart"/>
      <w:r w:rsidRPr="00D044CF">
        <w:rPr>
          <w:lang w:val="en-US"/>
        </w:rPr>
        <w:t>Alvaredo</w:t>
      </w:r>
      <w:proofErr w:type="spellEnd"/>
      <w:r w:rsidRPr="00D044CF">
        <w:rPr>
          <w:lang w:val="en-US"/>
        </w:rPr>
        <w:t xml:space="preserve"> et al., </w:t>
      </w:r>
      <w:r w:rsidR="00763E00">
        <w:rPr>
          <w:lang w:val="en-US"/>
        </w:rPr>
        <w:t>201</w:t>
      </w:r>
      <w:r w:rsidR="00CC6FD0">
        <w:rPr>
          <w:lang w:val="en-US"/>
        </w:rPr>
        <w:t>5</w:t>
      </w:r>
      <w:r w:rsidR="00763E00">
        <w:rPr>
          <w:lang w:val="en-US"/>
        </w:rPr>
        <w:t xml:space="preserve">). </w:t>
      </w:r>
    </w:p>
    <w:p w14:paraId="56415FD9" w14:textId="77777777" w:rsidR="002668B1" w:rsidRDefault="002668B1" w:rsidP="00D6131E">
      <w:pPr>
        <w:jc w:val="both"/>
        <w:rPr>
          <w:lang w:val="en-US"/>
        </w:rPr>
      </w:pPr>
    </w:p>
    <w:p w14:paraId="1F290B19" w14:textId="6D45D22F" w:rsidR="000C23D4" w:rsidRPr="000C23D4" w:rsidRDefault="009D3628" w:rsidP="00D6131E">
      <w:pPr>
        <w:jc w:val="both"/>
        <w:rPr>
          <w:lang w:val="en-US"/>
        </w:rPr>
      </w:pPr>
      <w:r>
        <w:rPr>
          <w:lang w:val="en-US"/>
        </w:rPr>
        <w:t>While there is already an extensive body of</w:t>
      </w:r>
      <w:r w:rsidR="00C76919">
        <w:rPr>
          <w:lang w:val="en-US"/>
        </w:rPr>
        <w:t xml:space="preserve"> literature with</w:t>
      </w:r>
      <w:r>
        <w:rPr>
          <w:lang w:val="en-US"/>
        </w:rPr>
        <w:t xml:space="preserve"> </w:t>
      </w:r>
      <w:r w:rsidR="00C76919">
        <w:rPr>
          <w:lang w:val="en-US"/>
        </w:rPr>
        <w:t xml:space="preserve">top income based tax data studies, the utility of tax data for overall inequality studies is not yet discussed </w:t>
      </w:r>
      <w:r w:rsidR="00C76919" w:rsidRPr="00C76919">
        <w:rPr>
          <w:lang w:val="en-US"/>
        </w:rPr>
        <w:t>thoroughly</w:t>
      </w:r>
      <w:r w:rsidR="00C76919">
        <w:rPr>
          <w:lang w:val="en-US"/>
        </w:rPr>
        <w:t xml:space="preserve">. In this paper we </w:t>
      </w:r>
      <w:r w:rsidR="00594AAC">
        <w:rPr>
          <w:lang w:val="en-US"/>
        </w:rPr>
        <w:t xml:space="preserve">therefore </w:t>
      </w:r>
      <w:r w:rsidR="00FA53EC">
        <w:rPr>
          <w:lang w:val="en-US"/>
        </w:rPr>
        <w:t xml:space="preserve">provide </w:t>
      </w:r>
      <w:r w:rsidR="00C76919">
        <w:rPr>
          <w:lang w:val="en-US"/>
        </w:rPr>
        <w:t xml:space="preserve">a theoretical and an empirical review </w:t>
      </w:r>
      <w:r w:rsidR="008973D6">
        <w:rPr>
          <w:lang w:val="en-US"/>
        </w:rPr>
        <w:t xml:space="preserve">of </w:t>
      </w:r>
      <w:r w:rsidR="00594AAC">
        <w:rPr>
          <w:lang w:val="en-US"/>
        </w:rPr>
        <w:t xml:space="preserve">tax data. To assess the use of tax data theoretically we describe the current standards for measuring economic inequality in </w:t>
      </w:r>
      <w:r w:rsidR="00594AAC" w:rsidRPr="00D044CF">
        <w:rPr>
          <w:lang w:val="en-US"/>
        </w:rPr>
        <w:t>section 2</w:t>
      </w:r>
      <w:r w:rsidR="00594AAC">
        <w:rPr>
          <w:lang w:val="en-US"/>
        </w:rPr>
        <w:t xml:space="preserve">. This </w:t>
      </w:r>
    </w:p>
    <w:p w14:paraId="353992A5" w14:textId="2A0CDBFE" w:rsidR="009D3628" w:rsidRDefault="000C23D4" w:rsidP="00D6131E">
      <w:pPr>
        <w:jc w:val="both"/>
        <w:rPr>
          <w:lang w:val="en-US"/>
        </w:rPr>
      </w:pPr>
      <w:proofErr w:type="gramStart"/>
      <w:r>
        <w:rPr>
          <w:lang w:val="en-US"/>
        </w:rPr>
        <w:t>constitutes</w:t>
      </w:r>
      <w:proofErr w:type="gramEnd"/>
      <w:r>
        <w:rPr>
          <w:lang w:val="en-US"/>
        </w:rPr>
        <w:t xml:space="preserve"> </w:t>
      </w:r>
      <w:r w:rsidR="00594AAC">
        <w:rPr>
          <w:lang w:val="en-US"/>
        </w:rPr>
        <w:t xml:space="preserve">a common ground for the evaluation of the suitability of data sources in </w:t>
      </w:r>
      <w:r w:rsidR="00594AAC" w:rsidRPr="00D044CF">
        <w:rPr>
          <w:lang w:val="en-US"/>
        </w:rPr>
        <w:t>section 3</w:t>
      </w:r>
      <w:r w:rsidR="00594AAC">
        <w:rPr>
          <w:lang w:val="en-US"/>
        </w:rPr>
        <w:t>, where</w:t>
      </w:r>
      <w:r w:rsidR="00594AAC" w:rsidRPr="00D044CF">
        <w:rPr>
          <w:lang w:val="en-US"/>
        </w:rPr>
        <w:t xml:space="preserve"> </w:t>
      </w:r>
      <w:r w:rsidR="00594AAC">
        <w:rPr>
          <w:lang w:val="en-US"/>
        </w:rPr>
        <w:t>we analyze the theoretical advantages and shortcoming</w:t>
      </w:r>
      <w:r w:rsidR="00763AD2">
        <w:rPr>
          <w:lang w:val="en-US"/>
        </w:rPr>
        <w:t>s</w:t>
      </w:r>
      <w:r w:rsidR="00594AAC">
        <w:rPr>
          <w:lang w:val="en-US"/>
        </w:rPr>
        <w:t xml:space="preserve"> of tax data with a comparison of tax data </w:t>
      </w:r>
      <w:r w:rsidR="005F4AC2">
        <w:rPr>
          <w:lang w:val="en-US"/>
        </w:rPr>
        <w:t xml:space="preserve">and </w:t>
      </w:r>
      <w:r w:rsidR="00594AAC">
        <w:rPr>
          <w:lang w:val="en-US"/>
        </w:rPr>
        <w:t xml:space="preserve">survey data. </w:t>
      </w:r>
      <w:r w:rsidR="0081469D">
        <w:rPr>
          <w:lang w:val="en-US"/>
        </w:rPr>
        <w:t xml:space="preserve"> </w:t>
      </w:r>
      <w:r w:rsidR="00763AD2" w:rsidRPr="006C6C8D">
        <w:rPr>
          <w:lang w:val="en-US"/>
        </w:rPr>
        <w:t>In section 4 we empirically test, how much tax data deviate</w:t>
      </w:r>
      <w:r w:rsidR="00763AD2">
        <w:rPr>
          <w:lang w:val="en-US"/>
        </w:rPr>
        <w:t>s</w:t>
      </w:r>
      <w:r w:rsidR="00763AD2" w:rsidRPr="006C6C8D">
        <w:rPr>
          <w:lang w:val="en-US"/>
        </w:rPr>
        <w:t xml:space="preserve"> from theoretically ideal data to measure inequality</w:t>
      </w:r>
      <w:r w:rsidR="004F3F37">
        <w:rPr>
          <w:lang w:val="en-US"/>
        </w:rPr>
        <w:t>.</w:t>
      </w:r>
      <w:r w:rsidR="00763AD2" w:rsidDel="00763AD2">
        <w:rPr>
          <w:lang w:val="en-US"/>
        </w:rPr>
        <w:t xml:space="preserve"> </w:t>
      </w:r>
      <w:r w:rsidR="00D6259B">
        <w:rPr>
          <w:lang w:val="en-US"/>
        </w:rPr>
        <w:t xml:space="preserve">We do this with </w:t>
      </w:r>
      <w:r w:rsidR="00EA5B4E">
        <w:rPr>
          <w:lang w:val="en-US"/>
        </w:rPr>
        <w:t xml:space="preserve">federal and cantonal </w:t>
      </w:r>
      <w:r w:rsidR="00D6259B">
        <w:rPr>
          <w:lang w:val="en-US"/>
        </w:rPr>
        <w:t xml:space="preserve">tax </w:t>
      </w:r>
      <w:r w:rsidR="004A50B9">
        <w:rPr>
          <w:lang w:val="en-US"/>
        </w:rPr>
        <w:t>data</w:t>
      </w:r>
      <w:r w:rsidR="00D6259B">
        <w:rPr>
          <w:lang w:val="en-US"/>
        </w:rPr>
        <w:t xml:space="preserve"> from Switzerland</w:t>
      </w:r>
      <w:r w:rsidR="00EA5B4E">
        <w:rPr>
          <w:lang w:val="en-US"/>
        </w:rPr>
        <w:t xml:space="preserve">, which we compare to results from surveys, whenever possible and </w:t>
      </w:r>
      <w:r w:rsidR="00EA5B4E" w:rsidRPr="00EA5B4E">
        <w:rPr>
          <w:lang w:val="en-US"/>
        </w:rPr>
        <w:t>meaningful</w:t>
      </w:r>
      <w:r w:rsidR="00EA5B4E">
        <w:rPr>
          <w:lang w:val="en-US"/>
        </w:rPr>
        <w:t>.</w:t>
      </w:r>
      <w:r w:rsidR="006C6C8D">
        <w:rPr>
          <w:lang w:val="en-US"/>
        </w:rPr>
        <w:t xml:space="preserve"> </w:t>
      </w:r>
      <w:r w:rsidR="004A50B9">
        <w:rPr>
          <w:lang w:val="en-US"/>
        </w:rPr>
        <w:t>We provide a summary of key findings that</w:t>
      </w:r>
      <w:r>
        <w:rPr>
          <w:lang w:val="en-US"/>
        </w:rPr>
        <w:t xml:space="preserve"> distinguish major from minor methodological issues</w:t>
      </w:r>
      <w:r w:rsidR="00635FED">
        <w:rPr>
          <w:lang w:val="en-US"/>
        </w:rPr>
        <w:t xml:space="preserve"> in regard to </w:t>
      </w:r>
      <w:r w:rsidR="004F3F37">
        <w:rPr>
          <w:lang w:val="en-US"/>
        </w:rPr>
        <w:t>the</w:t>
      </w:r>
      <w:r w:rsidR="00635FED">
        <w:rPr>
          <w:lang w:val="en-US"/>
        </w:rPr>
        <w:t xml:space="preserve"> magnitude </w:t>
      </w:r>
      <w:r w:rsidR="004F3F37">
        <w:rPr>
          <w:lang w:val="en-US"/>
        </w:rPr>
        <w:t xml:space="preserve">of related </w:t>
      </w:r>
      <w:r w:rsidR="00635FED">
        <w:rPr>
          <w:lang w:val="en-US"/>
        </w:rPr>
        <w:t>biases</w:t>
      </w:r>
      <w:r>
        <w:rPr>
          <w:lang w:val="en-US"/>
        </w:rPr>
        <w:t xml:space="preserve"> in </w:t>
      </w:r>
      <w:r w:rsidRPr="00D044CF">
        <w:rPr>
          <w:lang w:val="en-US"/>
        </w:rPr>
        <w:t>section 6</w:t>
      </w:r>
      <w:r w:rsidR="00EA5B4E">
        <w:rPr>
          <w:lang w:val="en-US"/>
        </w:rPr>
        <w:t>.</w:t>
      </w:r>
      <w:r w:rsidR="00E30513">
        <w:rPr>
          <w:lang w:val="en-US"/>
        </w:rPr>
        <w:t xml:space="preserve"> In the end,</w:t>
      </w:r>
      <w:r w:rsidR="00EA5B4E">
        <w:rPr>
          <w:lang w:val="en-US"/>
        </w:rPr>
        <w:t xml:space="preserve"> </w:t>
      </w:r>
      <w:r w:rsidR="00E30513">
        <w:rPr>
          <w:lang w:val="en-US"/>
        </w:rPr>
        <w:t>w</w:t>
      </w:r>
      <w:r w:rsidR="00EA5B4E">
        <w:rPr>
          <w:lang w:val="en-US"/>
        </w:rPr>
        <w:t>e can</w:t>
      </w:r>
      <w:r w:rsidR="003D2183">
        <w:rPr>
          <w:lang w:val="en-US"/>
        </w:rPr>
        <w:t xml:space="preserve"> show which methodological aspects inequality researchers working with tax data should treat with care</w:t>
      </w:r>
      <w:r w:rsidR="00EA5B4E">
        <w:rPr>
          <w:lang w:val="en-US"/>
        </w:rPr>
        <w:t xml:space="preserve"> and which yield gain</w:t>
      </w:r>
      <w:r w:rsidR="003D2183">
        <w:rPr>
          <w:lang w:val="en-US"/>
        </w:rPr>
        <w:t>.</w:t>
      </w:r>
    </w:p>
    <w:p w14:paraId="230D8C3B" w14:textId="6BD28D46" w:rsidR="000C23D4" w:rsidRDefault="000C23D4">
      <w:pPr>
        <w:spacing w:line="240" w:lineRule="auto"/>
        <w:rPr>
          <w:lang w:val="en-US"/>
        </w:rPr>
      </w:pPr>
      <w:r>
        <w:rPr>
          <w:lang w:val="en-US"/>
        </w:rPr>
        <w:br w:type="page"/>
      </w:r>
    </w:p>
    <w:p w14:paraId="5F5338C0" w14:textId="77777777" w:rsidR="00D044CF" w:rsidRPr="00763E00" w:rsidRDefault="00315B56" w:rsidP="008D21A3">
      <w:pPr>
        <w:pStyle w:val="Heading1"/>
        <w:rPr>
          <w:lang w:val="en-US"/>
        </w:rPr>
      </w:pPr>
      <w:bookmarkStart w:id="3" w:name="_Ref399330537"/>
      <w:bookmarkStart w:id="4" w:name="_Toc406505785"/>
      <w:r w:rsidRPr="00763E00">
        <w:rPr>
          <w:lang w:val="en-US"/>
        </w:rPr>
        <w:lastRenderedPageBreak/>
        <w:t xml:space="preserve">Standards on Assessing </w:t>
      </w:r>
      <w:r w:rsidR="006C2FBE" w:rsidRPr="00763E00">
        <w:rPr>
          <w:lang w:val="en-US"/>
        </w:rPr>
        <w:t xml:space="preserve">Economic </w:t>
      </w:r>
      <w:r w:rsidRPr="00763E00">
        <w:rPr>
          <w:lang w:val="en-US"/>
        </w:rPr>
        <w:t>Inequality</w:t>
      </w:r>
      <w:bookmarkEnd w:id="3"/>
      <w:bookmarkEnd w:id="4"/>
    </w:p>
    <w:p w14:paraId="5ED15EFB" w14:textId="3EAB1B60" w:rsidR="00594AAC" w:rsidRPr="008973D6" w:rsidRDefault="00AD06A6" w:rsidP="002D6E2A">
      <w:pPr>
        <w:pStyle w:val="Heading2"/>
        <w:rPr>
          <w:lang w:val="en-US"/>
        </w:rPr>
      </w:pPr>
      <w:bookmarkStart w:id="5" w:name="_Ref416972775"/>
      <w:r>
        <w:rPr>
          <w:lang w:val="en-US"/>
        </w:rPr>
        <w:t>Income concepts</w:t>
      </w:r>
      <w:bookmarkEnd w:id="5"/>
    </w:p>
    <w:p w14:paraId="51C5C288" w14:textId="77777777" w:rsidR="00D6131E" w:rsidRDefault="00D044CF" w:rsidP="00D6131E">
      <w:pPr>
        <w:jc w:val="both"/>
        <w:rPr>
          <w:lang w:val="en-US"/>
        </w:rPr>
      </w:pPr>
      <w:r w:rsidRPr="00D044CF">
        <w:rPr>
          <w:lang w:val="en-US"/>
        </w:rPr>
        <w:t xml:space="preserve">Most studies on inequality focus </w:t>
      </w:r>
      <w:r w:rsidR="00E75E3F">
        <w:rPr>
          <w:lang w:val="en-US"/>
        </w:rPr>
        <w:t xml:space="preserve">exclusively </w:t>
      </w:r>
      <w:r w:rsidRPr="00D044CF">
        <w:rPr>
          <w:lang w:val="en-US"/>
        </w:rPr>
        <w:t xml:space="preserve">on income inequality. However, recent activities emphasize </w:t>
      </w:r>
      <w:r w:rsidR="007C25C2">
        <w:rPr>
          <w:lang w:val="en-US"/>
        </w:rPr>
        <w:t xml:space="preserve">that </w:t>
      </w:r>
      <w:r w:rsidRPr="00D044CF">
        <w:rPr>
          <w:lang w:val="en-US"/>
        </w:rPr>
        <w:t>a broader conceptualization</w:t>
      </w:r>
      <w:r w:rsidR="007C25C2">
        <w:rPr>
          <w:lang w:val="en-US"/>
        </w:rPr>
        <w:t xml:space="preserve"> is necessary</w:t>
      </w:r>
      <w:r w:rsidRPr="00D044CF">
        <w:rPr>
          <w:lang w:val="en-US"/>
        </w:rPr>
        <w:t xml:space="preserve">. A recent publication from the OECD (2013) </w:t>
      </w:r>
      <w:r w:rsidR="00857E23">
        <w:rPr>
          <w:lang w:val="en-US"/>
        </w:rPr>
        <w:t xml:space="preserve">condensed </w:t>
      </w:r>
      <w:r w:rsidRPr="00D044CF">
        <w:rPr>
          <w:lang w:val="en-US"/>
        </w:rPr>
        <w:t xml:space="preserve">these ideas </w:t>
      </w:r>
      <w:r w:rsidR="00857E23">
        <w:rPr>
          <w:lang w:val="en-US"/>
        </w:rPr>
        <w:t>and created</w:t>
      </w:r>
      <w:r w:rsidR="00857E23" w:rsidRPr="00D044CF">
        <w:rPr>
          <w:lang w:val="en-US"/>
        </w:rPr>
        <w:t xml:space="preserve"> </w:t>
      </w:r>
      <w:r w:rsidRPr="00D044CF">
        <w:rPr>
          <w:lang w:val="en-US"/>
        </w:rPr>
        <w:t>the ICW framework (income, consumption and wealth), which is an internationally agreed framework on micro-level statistics</w:t>
      </w:r>
      <w:r w:rsidR="0054558E">
        <w:rPr>
          <w:rStyle w:val="FootnoteReference"/>
          <w:lang w:val="en-US"/>
        </w:rPr>
        <w:footnoteReference w:id="1"/>
      </w:r>
      <w:r w:rsidRPr="00D044CF">
        <w:rPr>
          <w:lang w:val="en-US"/>
        </w:rPr>
        <w:t xml:space="preserve">. According to the framework it is best to look at income, consumption and wealth as three separate but interrelated dimensions of people’s economic well-being. To gain policy relevant insight, </w:t>
      </w:r>
      <w:r w:rsidR="00857E23">
        <w:rPr>
          <w:lang w:val="en-US"/>
        </w:rPr>
        <w:t>the framework recommends</w:t>
      </w:r>
      <w:r w:rsidRPr="00D044CF">
        <w:rPr>
          <w:lang w:val="en-US"/>
        </w:rPr>
        <w:t xml:space="preserve"> </w:t>
      </w:r>
      <w:r w:rsidR="00857E23">
        <w:rPr>
          <w:lang w:val="en-US"/>
        </w:rPr>
        <w:t>looking</w:t>
      </w:r>
      <w:r w:rsidRPr="00D044CF">
        <w:rPr>
          <w:lang w:val="en-US"/>
        </w:rPr>
        <w:t xml:space="preserve"> at all three distributions simultaneously. Some households with low income, for example, may report</w:t>
      </w:r>
      <w:r w:rsidR="00036871">
        <w:rPr>
          <w:lang w:val="en-US"/>
        </w:rPr>
        <w:t xml:space="preserve"> adequate levels of consumption </w:t>
      </w:r>
      <w:r w:rsidRPr="00D044CF">
        <w:rPr>
          <w:lang w:val="en-US"/>
        </w:rPr>
        <w:t>expenditure or wealt</w:t>
      </w:r>
      <w:r w:rsidR="00763E00">
        <w:rPr>
          <w:lang w:val="en-US"/>
        </w:rPr>
        <w:t xml:space="preserve">h holdings, or </w:t>
      </w:r>
      <w:r w:rsidR="00165621">
        <w:rPr>
          <w:lang w:val="en-US"/>
        </w:rPr>
        <w:t>households with no wealth may have adequate income and consumptions</w:t>
      </w:r>
      <w:r w:rsidR="00763E00">
        <w:rPr>
          <w:lang w:val="en-US"/>
        </w:rPr>
        <w:t>.</w:t>
      </w:r>
    </w:p>
    <w:p w14:paraId="7009AD5B" w14:textId="77777777" w:rsidR="00D6131E" w:rsidRPr="007C739D" w:rsidDel="007C739D" w:rsidRDefault="00D6131E" w:rsidP="00D6131E">
      <w:pPr>
        <w:jc w:val="both"/>
        <w:rPr>
          <w:del w:id="6" w:author="Hümbelin Oliver" w:date="2015-04-20T20:20:00Z"/>
          <w:lang w:val="en-US"/>
        </w:rPr>
      </w:pPr>
    </w:p>
    <w:p w14:paraId="514E71FA" w14:textId="3010402E" w:rsidR="009B2515" w:rsidRPr="003838D6" w:rsidRDefault="00D044CF" w:rsidP="00D6131E">
      <w:pPr>
        <w:jc w:val="both"/>
        <w:rPr>
          <w:lang w:val="en-US"/>
        </w:rPr>
      </w:pPr>
      <w:r w:rsidRPr="00810253">
        <w:rPr>
          <w:lang w:val="en-US"/>
        </w:rPr>
        <w:t xml:space="preserve">Because inequality in </w:t>
      </w:r>
      <w:r w:rsidR="00857E23" w:rsidRPr="00810253">
        <w:rPr>
          <w:lang w:val="en-US"/>
        </w:rPr>
        <w:t xml:space="preserve">the distribution of </w:t>
      </w:r>
      <w:r w:rsidRPr="00810253">
        <w:rPr>
          <w:lang w:val="en-US"/>
        </w:rPr>
        <w:t xml:space="preserve">income </w:t>
      </w:r>
      <w:r w:rsidR="00555896" w:rsidRPr="00810253">
        <w:rPr>
          <w:lang w:val="en-US"/>
        </w:rPr>
        <w:t xml:space="preserve">still </w:t>
      </w:r>
      <w:r w:rsidR="001232D9" w:rsidRPr="00810253">
        <w:rPr>
          <w:lang w:val="en-US"/>
        </w:rPr>
        <w:t>gets</w:t>
      </w:r>
      <w:r w:rsidRPr="00810253">
        <w:rPr>
          <w:lang w:val="en-US"/>
        </w:rPr>
        <w:t xml:space="preserve"> most scholarly attention, we have a closer look at the definition of income.</w:t>
      </w:r>
      <w:r w:rsidR="000F3F69" w:rsidRPr="007C739D">
        <w:rPr>
          <w:lang w:val="en-US"/>
          <w:rPrChange w:id="7" w:author="Hümbelin Oliver" w:date="2015-04-20T20:20:00Z">
            <w:rPr>
              <w:szCs w:val="19"/>
              <w:lang w:val="en-US"/>
            </w:rPr>
          </w:rPrChange>
        </w:rPr>
        <w:t xml:space="preserve"> </w:t>
      </w:r>
      <w:r w:rsidR="00B50997" w:rsidRPr="007C739D">
        <w:rPr>
          <w:lang w:val="en-US"/>
          <w:rPrChange w:id="8" w:author="Hümbelin Oliver" w:date="2015-04-20T20:20:00Z">
            <w:rPr>
              <w:szCs w:val="19"/>
              <w:lang w:val="en-US"/>
            </w:rPr>
          </w:rPrChange>
        </w:rPr>
        <w:t>Although t</w:t>
      </w:r>
      <w:r w:rsidR="000F3F69" w:rsidRPr="007C739D">
        <w:rPr>
          <w:lang w:val="en-US"/>
          <w:rPrChange w:id="9" w:author="Hümbelin Oliver" w:date="2015-04-20T20:20:00Z">
            <w:rPr>
              <w:szCs w:val="19"/>
              <w:lang w:val="en-US"/>
            </w:rPr>
          </w:rPrChange>
        </w:rPr>
        <w:t>erminology slightly differ</w:t>
      </w:r>
      <w:r w:rsidR="00B50997" w:rsidRPr="007C739D">
        <w:rPr>
          <w:lang w:val="en-US"/>
          <w:rPrChange w:id="10" w:author="Hümbelin Oliver" w:date="2015-04-20T20:20:00Z">
            <w:rPr>
              <w:szCs w:val="19"/>
              <w:lang w:val="en-US"/>
            </w:rPr>
          </w:rPrChange>
        </w:rPr>
        <w:t>s</w:t>
      </w:r>
      <w:r w:rsidR="000F3F69" w:rsidRPr="007C739D">
        <w:rPr>
          <w:lang w:val="en-US"/>
          <w:rPrChange w:id="11" w:author="Hümbelin Oliver" w:date="2015-04-20T20:20:00Z">
            <w:rPr>
              <w:szCs w:val="19"/>
              <w:lang w:val="en-US"/>
            </w:rPr>
          </w:rPrChange>
        </w:rPr>
        <w:t xml:space="preserve">, common concepts </w:t>
      </w:r>
      <w:r w:rsidR="008973D6" w:rsidRPr="007C739D">
        <w:rPr>
          <w:lang w:val="en-US"/>
          <w:rPrChange w:id="12" w:author="Hümbelin Oliver" w:date="2015-04-20T20:20:00Z">
            <w:rPr>
              <w:szCs w:val="19"/>
              <w:lang w:val="en-US"/>
            </w:rPr>
          </w:rPrChange>
        </w:rPr>
        <w:t>are</w:t>
      </w:r>
      <w:r w:rsidR="000F3F69" w:rsidRPr="007C739D">
        <w:rPr>
          <w:lang w:val="en-US"/>
          <w:rPrChange w:id="13" w:author="Hümbelin Oliver" w:date="2015-04-20T20:20:00Z">
            <w:rPr>
              <w:szCs w:val="19"/>
              <w:lang w:val="en-US"/>
            </w:rPr>
          </w:rPrChange>
        </w:rPr>
        <w:t xml:space="preserve"> identified (for detailed discussion see: OECD (201</w:t>
      </w:r>
      <w:r w:rsidR="00FB64F2" w:rsidRPr="007C739D">
        <w:rPr>
          <w:lang w:val="en-US"/>
          <w:rPrChange w:id="14" w:author="Hümbelin Oliver" w:date="2015-04-20T20:20:00Z">
            <w:rPr>
              <w:szCs w:val="19"/>
              <w:lang w:val="en-US"/>
            </w:rPr>
          </w:rPrChange>
        </w:rPr>
        <w:t xml:space="preserve">3, 44) and </w:t>
      </w:r>
      <w:r w:rsidR="000F3F69" w:rsidRPr="007C739D">
        <w:rPr>
          <w:lang w:val="en-US"/>
          <w:rPrChange w:id="15" w:author="Hümbelin Oliver" w:date="2015-04-20T20:20:00Z">
            <w:rPr>
              <w:szCs w:val="19"/>
              <w:lang w:val="en-US"/>
            </w:rPr>
          </w:rPrChange>
        </w:rPr>
        <w:t>Uni</w:t>
      </w:r>
      <w:r w:rsidR="005B4A5D" w:rsidRPr="007C739D">
        <w:rPr>
          <w:lang w:val="en-US"/>
          <w:rPrChange w:id="16" w:author="Hümbelin Oliver" w:date="2015-04-20T20:20:00Z">
            <w:rPr>
              <w:szCs w:val="19"/>
              <w:lang w:val="en-US"/>
            </w:rPr>
          </w:rPrChange>
        </w:rPr>
        <w:t>ted Nations (2011, 24)</w:t>
      </w:r>
      <w:r w:rsidR="00B50997" w:rsidRPr="007C739D">
        <w:rPr>
          <w:lang w:val="en-US"/>
          <w:rPrChange w:id="17" w:author="Hümbelin Oliver" w:date="2015-04-20T20:20:00Z">
            <w:rPr>
              <w:szCs w:val="19"/>
              <w:lang w:val="en-US"/>
            </w:rPr>
          </w:rPrChange>
        </w:rPr>
        <w:t>]</w:t>
      </w:r>
      <w:r w:rsidR="005B4A5D" w:rsidRPr="007C739D">
        <w:rPr>
          <w:lang w:val="en-US"/>
          <w:rPrChange w:id="18" w:author="Hümbelin Oliver" w:date="2015-04-20T20:20:00Z">
            <w:rPr>
              <w:szCs w:val="19"/>
              <w:lang w:val="en-US"/>
            </w:rPr>
          </w:rPrChange>
        </w:rPr>
        <w:t xml:space="preserve">. </w:t>
      </w:r>
      <w:r w:rsidR="004A50B9" w:rsidRPr="007C739D">
        <w:rPr>
          <w:lang w:val="en-US"/>
          <w:rPrChange w:id="19" w:author="Hümbelin Oliver" w:date="2015-04-20T20:20:00Z">
            <w:rPr>
              <w:szCs w:val="19"/>
              <w:lang w:val="en-US"/>
            </w:rPr>
          </w:rPrChange>
        </w:rPr>
        <w:t xml:space="preserve">In </w:t>
      </w:r>
      <w:ins w:id="20" w:author="Hümbelin Oliver" w:date="2015-04-20T20:21:00Z">
        <w:r w:rsidR="00810253">
          <w:rPr>
            <w:lang w:val="en-US"/>
          </w:rPr>
          <w:fldChar w:fldCharType="begin"/>
        </w:r>
        <w:r w:rsidR="00810253">
          <w:rPr>
            <w:lang w:val="en-US"/>
          </w:rPr>
          <w:instrText xml:space="preserve"> REF _Ref417324633 \h </w:instrText>
        </w:r>
        <w:r w:rsidR="00810253">
          <w:rPr>
            <w:lang w:val="en-US"/>
          </w:rPr>
        </w:r>
      </w:ins>
      <w:r w:rsidR="00810253">
        <w:rPr>
          <w:lang w:val="en-US"/>
        </w:rPr>
        <w:instrText xml:space="preserve"> \* MERGEFORMAT </w:instrText>
      </w:r>
      <w:r w:rsidR="00810253">
        <w:rPr>
          <w:lang w:val="en-US"/>
        </w:rPr>
        <w:fldChar w:fldCharType="separate"/>
      </w:r>
      <w:ins w:id="21" w:author="Hümbelin Oliver" w:date="2015-04-20T20:21:00Z">
        <w:r w:rsidR="00810253" w:rsidRPr="00810253">
          <w:rPr>
            <w:lang w:val="en-US"/>
            <w:rPrChange w:id="22" w:author="Hümbelin Oliver" w:date="2015-04-20T20:21:00Z">
              <w:rPr>
                <w:sz w:val="24"/>
                <w:szCs w:val="24"/>
                <w:lang w:val="en-US"/>
              </w:rPr>
            </w:rPrChange>
          </w:rPr>
          <w:t>Figure 2</w:t>
        </w:r>
        <w:r w:rsidR="00810253">
          <w:rPr>
            <w:lang w:val="en-US"/>
          </w:rPr>
          <w:fldChar w:fldCharType="end"/>
        </w:r>
      </w:ins>
      <w:del w:id="23" w:author="Hümbelin Oliver" w:date="2015-04-20T20:21:00Z">
        <w:r w:rsidR="004A50B9" w:rsidRPr="00810253" w:rsidDel="00810253">
          <w:rPr>
            <w:lang w:val="en-US"/>
          </w:rPr>
          <w:delText xml:space="preserve">Figure </w:delText>
        </w:r>
        <w:r w:rsidR="004A50B9" w:rsidRPr="00810253" w:rsidDel="00810253">
          <w:rPr>
            <w:lang w:val="en-US"/>
          </w:rPr>
          <w:fldChar w:fldCharType="begin"/>
        </w:r>
        <w:r w:rsidR="004A50B9" w:rsidRPr="007C739D" w:rsidDel="00810253">
          <w:rPr>
            <w:lang w:val="en-US"/>
            <w:rPrChange w:id="24" w:author="Hümbelin Oliver" w:date="2015-04-20T20:20:00Z">
              <w:rPr>
                <w:szCs w:val="19"/>
                <w:lang w:val="en-US"/>
              </w:rPr>
            </w:rPrChange>
          </w:rPr>
          <w:delInstrText xml:space="preserve"> SEQ Figure \* ARABIC </w:delInstrText>
        </w:r>
        <w:r w:rsidR="004A50B9" w:rsidRPr="007C739D" w:rsidDel="00810253">
          <w:rPr>
            <w:lang w:val="en-US"/>
            <w:rPrChange w:id="25" w:author="Hümbelin Oliver" w:date="2015-04-20T20:20:00Z">
              <w:rPr>
                <w:szCs w:val="19"/>
                <w:lang w:val="en-US"/>
              </w:rPr>
            </w:rPrChange>
          </w:rPr>
          <w:fldChar w:fldCharType="separate"/>
        </w:r>
        <w:r w:rsidR="007C739D" w:rsidRPr="007C739D" w:rsidDel="00810253">
          <w:rPr>
            <w:lang w:val="en-US"/>
            <w:rPrChange w:id="26" w:author="Hümbelin Oliver" w:date="2015-04-20T20:20:00Z">
              <w:rPr>
                <w:noProof/>
                <w:szCs w:val="19"/>
                <w:lang w:val="en-US"/>
              </w:rPr>
            </w:rPrChange>
          </w:rPr>
          <w:delText>1</w:delText>
        </w:r>
        <w:r w:rsidR="004A50B9" w:rsidRPr="007C739D" w:rsidDel="00810253">
          <w:rPr>
            <w:lang w:val="en-US"/>
            <w:rPrChange w:id="27" w:author="Hümbelin Oliver" w:date="2015-04-20T20:20:00Z">
              <w:rPr>
                <w:szCs w:val="19"/>
                <w:lang w:val="en-US"/>
              </w:rPr>
            </w:rPrChange>
          </w:rPr>
          <w:fldChar w:fldCharType="end"/>
        </w:r>
      </w:del>
      <w:ins w:id="28" w:author="Hümbelin Oliver" w:date="2015-04-20T20:21:00Z">
        <w:r w:rsidR="00810253">
          <w:rPr>
            <w:lang w:val="en-US"/>
          </w:rPr>
          <w:t xml:space="preserve"> </w:t>
        </w:r>
      </w:ins>
      <w:r w:rsidR="00FE7E83" w:rsidRPr="00810253">
        <w:rPr>
          <w:lang w:val="en-US"/>
        </w:rPr>
        <w:t xml:space="preserve">we present </w:t>
      </w:r>
      <w:r w:rsidR="000F3F69" w:rsidRPr="00810253">
        <w:rPr>
          <w:lang w:val="en-US"/>
        </w:rPr>
        <w:t>a stylized framework, which includes a distinction of common income sources</w:t>
      </w:r>
      <w:r w:rsidR="00580CC4" w:rsidRPr="00810253">
        <w:rPr>
          <w:lang w:val="en-US"/>
        </w:rPr>
        <w:t>. Most people get an income from labor and some get an inc</w:t>
      </w:r>
      <w:r w:rsidR="00580CC4" w:rsidRPr="007C739D">
        <w:rPr>
          <w:lang w:val="en-US"/>
          <w:rPrChange w:id="29" w:author="Hümbelin Oliver" w:date="2015-04-20T20:20:00Z">
            <w:rPr>
              <w:szCs w:val="19"/>
              <w:lang w:val="en-US"/>
            </w:rPr>
          </w:rPrChange>
        </w:rPr>
        <w:t xml:space="preserve">ome from property. </w:t>
      </w:r>
      <w:r w:rsidR="008973D6" w:rsidRPr="007C739D">
        <w:rPr>
          <w:lang w:val="en-US"/>
          <w:rPrChange w:id="30" w:author="Hümbelin Oliver" w:date="2015-04-20T20:20:00Z">
            <w:rPr>
              <w:szCs w:val="19"/>
              <w:lang w:val="en-US"/>
            </w:rPr>
          </w:rPrChange>
        </w:rPr>
        <w:t xml:space="preserve">These incomes are a </w:t>
      </w:r>
      <w:r w:rsidR="00580CC4" w:rsidRPr="007C739D">
        <w:rPr>
          <w:lang w:val="en-US"/>
          <w:rPrChange w:id="31" w:author="Hümbelin Oliver" w:date="2015-04-20T20:20:00Z">
            <w:rPr>
              <w:szCs w:val="19"/>
              <w:lang w:val="en-US"/>
            </w:rPr>
          </w:rPrChange>
        </w:rPr>
        <w:t xml:space="preserve">direct product of the market outcome </w:t>
      </w:r>
      <w:r w:rsidR="008973D6" w:rsidRPr="007C739D">
        <w:rPr>
          <w:lang w:val="en-US"/>
          <w:rPrChange w:id="32" w:author="Hümbelin Oliver" w:date="2015-04-20T20:20:00Z">
            <w:rPr>
              <w:szCs w:val="19"/>
              <w:lang w:val="en-US"/>
            </w:rPr>
          </w:rPrChange>
        </w:rPr>
        <w:t xml:space="preserve">and the sum of them is </w:t>
      </w:r>
      <w:r w:rsidR="00580CC4" w:rsidRPr="007C739D">
        <w:rPr>
          <w:lang w:val="en-US"/>
          <w:rPrChange w:id="33" w:author="Hümbelin Oliver" w:date="2015-04-20T20:20:00Z">
            <w:rPr>
              <w:szCs w:val="19"/>
              <w:lang w:val="en-US"/>
            </w:rPr>
          </w:rPrChange>
        </w:rPr>
        <w:t>called the primary income.</w:t>
      </w:r>
      <w:r w:rsidR="008973D6" w:rsidRPr="007C739D">
        <w:rPr>
          <w:lang w:val="en-US"/>
          <w:rPrChange w:id="34" w:author="Hümbelin Oliver" w:date="2015-04-20T20:20:00Z">
            <w:rPr>
              <w:szCs w:val="19"/>
              <w:lang w:val="en-US"/>
            </w:rPr>
          </w:rPrChange>
        </w:rPr>
        <w:t xml:space="preserve"> But households not only rely on their primary income.</w:t>
      </w:r>
      <w:r w:rsidR="00580CC4" w:rsidRPr="007C739D">
        <w:rPr>
          <w:lang w:val="en-US"/>
          <w:rPrChange w:id="35" w:author="Hümbelin Oliver" w:date="2015-04-20T20:20:00Z">
            <w:rPr>
              <w:szCs w:val="19"/>
              <w:lang w:val="en-US"/>
            </w:rPr>
          </w:rPrChange>
        </w:rPr>
        <w:t xml:space="preserve"> Redistribution </w:t>
      </w:r>
      <w:r w:rsidR="005E4140" w:rsidRPr="007C739D">
        <w:rPr>
          <w:lang w:val="en-US"/>
          <w:rPrChange w:id="36" w:author="Hümbelin Oliver" w:date="2015-04-20T20:20:00Z">
            <w:rPr>
              <w:szCs w:val="19"/>
              <w:lang w:val="en-US"/>
            </w:rPr>
          </w:rPrChange>
        </w:rPr>
        <w:t>through</w:t>
      </w:r>
      <w:r w:rsidR="00580CC4" w:rsidRPr="007C739D">
        <w:rPr>
          <w:lang w:val="en-US"/>
          <w:rPrChange w:id="37" w:author="Hümbelin Oliver" w:date="2015-04-20T20:20:00Z">
            <w:rPr>
              <w:szCs w:val="19"/>
              <w:lang w:val="en-US"/>
            </w:rPr>
          </w:rPrChange>
        </w:rPr>
        <w:t xml:space="preserve"> social transfers</w:t>
      </w:r>
      <w:r w:rsidR="008973D6" w:rsidRPr="007C739D">
        <w:rPr>
          <w:lang w:val="en-US"/>
          <w:rPrChange w:id="38" w:author="Hümbelin Oliver" w:date="2015-04-20T20:20:00Z">
            <w:rPr>
              <w:szCs w:val="19"/>
              <w:lang w:val="en-US"/>
            </w:rPr>
          </w:rPrChange>
        </w:rPr>
        <w:t xml:space="preserve"> has </w:t>
      </w:r>
      <w:r w:rsidR="00AD06A6" w:rsidRPr="007C739D">
        <w:rPr>
          <w:lang w:val="en-US"/>
          <w:rPrChange w:id="39" w:author="Hümbelin Oliver" w:date="2015-04-20T20:20:00Z">
            <w:rPr>
              <w:szCs w:val="19"/>
              <w:lang w:val="en-US"/>
            </w:rPr>
          </w:rPrChange>
        </w:rPr>
        <w:t>to be accounted for as well</w:t>
      </w:r>
      <w:r w:rsidR="00580CC4" w:rsidRPr="007C739D">
        <w:rPr>
          <w:lang w:val="en-US"/>
          <w:rPrChange w:id="40" w:author="Hümbelin Oliver" w:date="2015-04-20T20:20:00Z">
            <w:rPr>
              <w:szCs w:val="19"/>
              <w:lang w:val="en-US"/>
            </w:rPr>
          </w:rPrChange>
        </w:rPr>
        <w:t xml:space="preserve">. This includes transfers paid (taxes and direct inter household transfers) and transfers received (pensions, social security insurances and transfers from other households). </w:t>
      </w:r>
      <w:r w:rsidR="008973D6" w:rsidRPr="007C739D">
        <w:rPr>
          <w:lang w:val="en-US"/>
          <w:rPrChange w:id="41" w:author="Hümbelin Oliver" w:date="2015-04-20T20:20:00Z">
            <w:rPr>
              <w:szCs w:val="19"/>
              <w:lang w:val="en-US"/>
            </w:rPr>
          </w:rPrChange>
        </w:rPr>
        <w:t xml:space="preserve">Redistribution </w:t>
      </w:r>
      <w:r w:rsidR="000F3F69" w:rsidRPr="007C739D">
        <w:rPr>
          <w:lang w:val="en-US"/>
          <w:rPrChange w:id="42" w:author="Hümbelin Oliver" w:date="2015-04-20T20:20:00Z">
            <w:rPr>
              <w:szCs w:val="19"/>
              <w:lang w:val="en-US"/>
            </w:rPr>
          </w:rPrChange>
        </w:rPr>
        <w:t>eventually lead</w:t>
      </w:r>
      <w:r w:rsidR="00580CC4" w:rsidRPr="007C739D">
        <w:rPr>
          <w:lang w:val="en-US"/>
          <w:rPrChange w:id="43" w:author="Hümbelin Oliver" w:date="2015-04-20T20:20:00Z">
            <w:rPr>
              <w:szCs w:val="19"/>
              <w:lang w:val="en-US"/>
            </w:rPr>
          </w:rPrChange>
        </w:rPr>
        <w:t>s</w:t>
      </w:r>
      <w:r w:rsidR="000F3F69" w:rsidRPr="007C739D">
        <w:rPr>
          <w:lang w:val="en-US"/>
          <w:rPrChange w:id="44" w:author="Hümbelin Oliver" w:date="2015-04-20T20:20:00Z">
            <w:rPr>
              <w:szCs w:val="19"/>
              <w:lang w:val="en-US"/>
            </w:rPr>
          </w:rPrChange>
        </w:rPr>
        <w:t xml:space="preserve"> to disposable income</w:t>
      </w:r>
      <w:r w:rsidR="00036871" w:rsidRPr="007C739D">
        <w:rPr>
          <w:lang w:val="en-US"/>
          <w:rPrChange w:id="45" w:author="Hümbelin Oliver" w:date="2015-04-20T20:20:00Z">
            <w:rPr>
              <w:szCs w:val="19"/>
              <w:lang w:val="en-US"/>
            </w:rPr>
          </w:rPrChange>
        </w:rPr>
        <w:t>s</w:t>
      </w:r>
      <w:r w:rsidR="008973D6" w:rsidRPr="007C739D">
        <w:rPr>
          <w:lang w:val="en-US"/>
          <w:rPrChange w:id="46" w:author="Hümbelin Oliver" w:date="2015-04-20T20:20:00Z">
            <w:rPr>
              <w:szCs w:val="19"/>
              <w:lang w:val="en-US"/>
            </w:rPr>
          </w:rPrChange>
        </w:rPr>
        <w:t>,</w:t>
      </w:r>
      <w:r w:rsidR="000F3F69" w:rsidRPr="007C739D">
        <w:rPr>
          <w:lang w:val="en-US"/>
          <w:rPrChange w:id="47" w:author="Hümbelin Oliver" w:date="2015-04-20T20:20:00Z">
            <w:rPr>
              <w:szCs w:val="19"/>
              <w:lang w:val="en-US"/>
            </w:rPr>
          </w:rPrChange>
        </w:rPr>
        <w:t xml:space="preserve"> which finally </w:t>
      </w:r>
      <w:r w:rsidR="00FB64F2" w:rsidRPr="007C739D">
        <w:rPr>
          <w:lang w:val="en-US"/>
          <w:rPrChange w:id="48" w:author="Hümbelin Oliver" w:date="2015-04-20T20:20:00Z">
            <w:rPr>
              <w:szCs w:val="19"/>
              <w:lang w:val="en-US"/>
            </w:rPr>
          </w:rPrChange>
        </w:rPr>
        <w:t>determines</w:t>
      </w:r>
      <w:r w:rsidR="000F3F69" w:rsidRPr="007C739D">
        <w:rPr>
          <w:lang w:val="en-US"/>
          <w:rPrChange w:id="49" w:author="Hümbelin Oliver" w:date="2015-04-20T20:20:00Z">
            <w:rPr>
              <w:szCs w:val="19"/>
              <w:lang w:val="en-US"/>
            </w:rPr>
          </w:rPrChange>
        </w:rPr>
        <w:t xml:space="preserve"> the possibility to consume. The</w:t>
      </w:r>
      <w:r w:rsidRPr="007C739D">
        <w:rPr>
          <w:lang w:val="en-US"/>
          <w:rPrChange w:id="50" w:author="Hümbelin Oliver" w:date="2015-04-20T20:20:00Z">
            <w:rPr>
              <w:szCs w:val="19"/>
              <w:lang w:val="en-US"/>
            </w:rPr>
          </w:rPrChange>
        </w:rPr>
        <w:t xml:space="preserve"> assessment of income inequality is strongly influenced by the definition of income itself. </w:t>
      </w:r>
      <w:r w:rsidR="00AD06A6" w:rsidRPr="007C739D">
        <w:rPr>
          <w:lang w:val="en-US"/>
          <w:rPrChange w:id="51" w:author="Hümbelin Oliver" w:date="2015-04-20T20:20:00Z">
            <w:rPr>
              <w:szCs w:val="19"/>
              <w:lang w:val="en-US"/>
            </w:rPr>
          </w:rPrChange>
        </w:rPr>
        <w:t xml:space="preserve">For instance, primary </w:t>
      </w:r>
      <w:r w:rsidR="00ED60EF" w:rsidRPr="007C739D">
        <w:rPr>
          <w:lang w:val="en-US"/>
          <w:rPrChange w:id="52" w:author="Hümbelin Oliver" w:date="2015-04-20T20:20:00Z">
            <w:rPr>
              <w:szCs w:val="19"/>
              <w:lang w:val="en-US"/>
            </w:rPr>
          </w:rPrChange>
        </w:rPr>
        <w:t>income</w:t>
      </w:r>
      <w:r w:rsidRPr="007C739D">
        <w:rPr>
          <w:lang w:val="en-US"/>
          <w:rPrChange w:id="53" w:author="Hümbelin Oliver" w:date="2015-04-20T20:20:00Z">
            <w:rPr>
              <w:szCs w:val="19"/>
              <w:lang w:val="en-US"/>
            </w:rPr>
          </w:rPrChange>
        </w:rPr>
        <w:t xml:space="preserve"> or disposable </w:t>
      </w:r>
      <w:r w:rsidR="00555896" w:rsidRPr="007C739D">
        <w:rPr>
          <w:lang w:val="en-US"/>
          <w:rPrChange w:id="54" w:author="Hümbelin Oliver" w:date="2015-04-20T20:20:00Z">
            <w:rPr>
              <w:szCs w:val="19"/>
              <w:lang w:val="en-US"/>
            </w:rPr>
          </w:rPrChange>
        </w:rPr>
        <w:t>income differs</w:t>
      </w:r>
      <w:r w:rsidRPr="007C739D">
        <w:rPr>
          <w:lang w:val="en-US"/>
          <w:rPrChange w:id="55" w:author="Hümbelin Oliver" w:date="2015-04-20T20:20:00Z">
            <w:rPr>
              <w:szCs w:val="19"/>
              <w:lang w:val="en-US"/>
            </w:rPr>
          </w:rPrChange>
        </w:rPr>
        <w:t xml:space="preserve"> by substantial meaning and by the expected degree of inequality</w:t>
      </w:r>
      <w:r w:rsidR="008973D6" w:rsidRPr="007C739D">
        <w:rPr>
          <w:lang w:val="en-US"/>
          <w:rPrChange w:id="56" w:author="Hümbelin Oliver" w:date="2015-04-20T20:20:00Z">
            <w:rPr>
              <w:szCs w:val="19"/>
              <w:lang w:val="en-US"/>
            </w:rPr>
          </w:rPrChange>
        </w:rPr>
        <w:t xml:space="preserve">. Because not every member of a </w:t>
      </w:r>
      <w:r w:rsidR="00F10C8A" w:rsidRPr="007C739D">
        <w:rPr>
          <w:lang w:val="en-US"/>
          <w:rPrChange w:id="57" w:author="Hümbelin Oliver" w:date="2015-04-20T20:20:00Z">
            <w:rPr>
              <w:szCs w:val="19"/>
              <w:lang w:val="en-US"/>
            </w:rPr>
          </w:rPrChange>
        </w:rPr>
        <w:t>society</w:t>
      </w:r>
      <w:r w:rsidR="008973D6" w:rsidRPr="007C739D">
        <w:rPr>
          <w:lang w:val="en-US"/>
          <w:rPrChange w:id="58" w:author="Hümbelin Oliver" w:date="2015-04-20T20:20:00Z">
            <w:rPr>
              <w:szCs w:val="19"/>
              <w:lang w:val="en-US"/>
            </w:rPr>
          </w:rPrChange>
        </w:rPr>
        <w:t xml:space="preserve"> participates in market activities - may it be with labor or capital – the distribution of primary incomes is usually more unequal than the distribution of disposable incomes, </w:t>
      </w:r>
      <w:r w:rsidR="00AD06A6" w:rsidRPr="007C739D">
        <w:rPr>
          <w:lang w:val="en-US"/>
          <w:rPrChange w:id="59" w:author="Hümbelin Oliver" w:date="2015-04-20T20:20:00Z">
            <w:rPr>
              <w:szCs w:val="19"/>
              <w:lang w:val="en-US"/>
            </w:rPr>
          </w:rPrChange>
        </w:rPr>
        <w:t>which has been</w:t>
      </w:r>
      <w:r w:rsidR="008973D6" w:rsidRPr="007C739D">
        <w:rPr>
          <w:lang w:val="en-US"/>
          <w:rPrChange w:id="60" w:author="Hümbelin Oliver" w:date="2015-04-20T20:20:00Z">
            <w:rPr>
              <w:szCs w:val="19"/>
              <w:lang w:val="en-US"/>
            </w:rPr>
          </w:rPrChange>
        </w:rPr>
        <w:t xml:space="preserve"> </w:t>
      </w:r>
      <w:r w:rsidR="00AD06A6" w:rsidRPr="007C739D">
        <w:rPr>
          <w:lang w:val="en-US"/>
          <w:rPrChange w:id="61" w:author="Hümbelin Oliver" w:date="2015-04-20T20:20:00Z">
            <w:rPr>
              <w:szCs w:val="19"/>
              <w:lang w:val="en-US"/>
            </w:rPr>
          </w:rPrChange>
        </w:rPr>
        <w:t>reshaped by redistribution through taxes and direct social transfers</w:t>
      </w:r>
      <w:r w:rsidR="008973D6" w:rsidRPr="007C739D">
        <w:rPr>
          <w:lang w:val="en-US"/>
          <w:rPrChange w:id="62" w:author="Hümbelin Oliver" w:date="2015-04-20T20:20:00Z">
            <w:rPr>
              <w:szCs w:val="19"/>
              <w:lang w:val="en-US"/>
            </w:rPr>
          </w:rPrChange>
        </w:rPr>
        <w:t>.</w:t>
      </w:r>
      <w:r w:rsidRPr="007C739D">
        <w:rPr>
          <w:lang w:val="en-US"/>
          <w:rPrChange w:id="63" w:author="Hümbelin Oliver" w:date="2015-04-20T20:20:00Z">
            <w:rPr>
              <w:szCs w:val="19"/>
              <w:lang w:val="en-US"/>
            </w:rPr>
          </w:rPrChange>
        </w:rPr>
        <w:t xml:space="preserve"> </w:t>
      </w:r>
      <w:r w:rsidR="003838D6" w:rsidRPr="007C739D">
        <w:rPr>
          <w:lang w:val="en-US"/>
          <w:rPrChange w:id="64" w:author="Hümbelin Oliver" w:date="2015-04-20T20:20:00Z">
            <w:rPr>
              <w:szCs w:val="19"/>
              <w:lang w:val="en-US"/>
            </w:rPr>
          </w:rPrChange>
        </w:rPr>
        <w:br/>
      </w:r>
      <w:r w:rsidR="007D667E" w:rsidRPr="007C739D">
        <w:rPr>
          <w:lang w:val="en-US"/>
          <w:rPrChange w:id="65" w:author="Hümbelin Oliver" w:date="2015-04-20T20:20:00Z">
            <w:rPr>
              <w:szCs w:val="19"/>
              <w:lang w:val="en-US"/>
            </w:rPr>
          </w:rPrChange>
        </w:rPr>
        <w:t>In addition</w:t>
      </w:r>
      <w:r w:rsidR="009B2515" w:rsidRPr="007C739D">
        <w:rPr>
          <w:lang w:val="en-US"/>
          <w:rPrChange w:id="66" w:author="Hümbelin Oliver" w:date="2015-04-20T20:20:00Z">
            <w:rPr>
              <w:szCs w:val="19"/>
              <w:lang w:val="en-US"/>
            </w:rPr>
          </w:rPrChange>
        </w:rPr>
        <w:t>,</w:t>
      </w:r>
      <w:r w:rsidR="00165621" w:rsidRPr="007C739D">
        <w:rPr>
          <w:lang w:val="en-US"/>
          <w:rPrChange w:id="67" w:author="Hümbelin Oliver" w:date="2015-04-20T20:20:00Z">
            <w:rPr>
              <w:szCs w:val="19"/>
              <w:lang w:val="en-US"/>
            </w:rPr>
          </w:rPrChange>
        </w:rPr>
        <w:t xml:space="preserve"> for research purpose</w:t>
      </w:r>
      <w:r w:rsidR="00AD06A6" w:rsidRPr="007C739D">
        <w:rPr>
          <w:lang w:val="en-US"/>
          <w:rPrChange w:id="68" w:author="Hümbelin Oliver" w:date="2015-04-20T20:20:00Z">
            <w:rPr>
              <w:szCs w:val="19"/>
              <w:lang w:val="en-US"/>
            </w:rPr>
          </w:rPrChange>
        </w:rPr>
        <w:t>s</w:t>
      </w:r>
      <w:r w:rsidR="009B2515" w:rsidRPr="007C739D">
        <w:rPr>
          <w:lang w:val="en-US"/>
          <w:rPrChange w:id="69" w:author="Hümbelin Oliver" w:date="2015-04-20T20:20:00Z">
            <w:rPr>
              <w:szCs w:val="19"/>
              <w:lang w:val="en-US"/>
            </w:rPr>
          </w:rPrChange>
        </w:rPr>
        <w:t xml:space="preserve"> incomes are often </w:t>
      </w:r>
      <w:r w:rsidR="00036871" w:rsidRPr="007C739D">
        <w:rPr>
          <w:lang w:val="en-US"/>
          <w:rPrChange w:id="70" w:author="Hümbelin Oliver" w:date="2015-04-20T20:20:00Z">
            <w:rPr>
              <w:szCs w:val="19"/>
              <w:lang w:val="en-US"/>
            </w:rPr>
          </w:rPrChange>
        </w:rPr>
        <w:t>equalized</w:t>
      </w:r>
      <w:r w:rsidR="005E4140" w:rsidRPr="007C739D">
        <w:rPr>
          <w:lang w:val="en-US"/>
          <w:rPrChange w:id="71" w:author="Hümbelin Oliver" w:date="2015-04-20T20:20:00Z">
            <w:rPr>
              <w:szCs w:val="19"/>
              <w:lang w:val="en-US"/>
            </w:rPr>
          </w:rPrChange>
        </w:rPr>
        <w:t xml:space="preserve"> with an equivalence scale (see OECD 2013, 173, </w:t>
      </w:r>
      <w:proofErr w:type="spellStart"/>
      <w:r w:rsidR="005E4140" w:rsidRPr="007C739D">
        <w:rPr>
          <w:lang w:val="en-US"/>
          <w:rPrChange w:id="72" w:author="Hümbelin Oliver" w:date="2015-04-20T20:20:00Z">
            <w:rPr>
              <w:szCs w:val="19"/>
              <w:lang w:val="en-US"/>
            </w:rPr>
          </w:rPrChange>
        </w:rPr>
        <w:t>Buhmann</w:t>
      </w:r>
      <w:proofErr w:type="spellEnd"/>
      <w:r w:rsidR="005E4140" w:rsidRPr="007C739D">
        <w:rPr>
          <w:lang w:val="en-US"/>
          <w:rPrChange w:id="73" w:author="Hümbelin Oliver" w:date="2015-04-20T20:20:00Z">
            <w:rPr>
              <w:szCs w:val="19"/>
              <w:lang w:val="en-US"/>
            </w:rPr>
          </w:rPrChange>
        </w:rPr>
        <w:t xml:space="preserve"> et al. 1988) to make individual economic well-being among individuals comparable even if they are living in households </w:t>
      </w:r>
      <w:r w:rsidR="00036871" w:rsidRPr="007C739D">
        <w:rPr>
          <w:lang w:val="en-US"/>
          <w:rPrChange w:id="74" w:author="Hümbelin Oliver" w:date="2015-04-20T20:20:00Z">
            <w:rPr>
              <w:szCs w:val="19"/>
              <w:lang w:val="en-US"/>
            </w:rPr>
          </w:rPrChange>
        </w:rPr>
        <w:t xml:space="preserve">of different size </w:t>
      </w:r>
      <w:r w:rsidR="005E4140" w:rsidRPr="007C739D">
        <w:rPr>
          <w:lang w:val="en-US"/>
          <w:rPrChange w:id="75" w:author="Hümbelin Oliver" w:date="2015-04-20T20:20:00Z">
            <w:rPr>
              <w:szCs w:val="19"/>
              <w:lang w:val="en-US"/>
            </w:rPr>
          </w:rPrChange>
        </w:rPr>
        <w:t xml:space="preserve">(see </w:t>
      </w:r>
      <w:r w:rsidR="00036871" w:rsidRPr="007C739D">
        <w:rPr>
          <w:lang w:val="en-US"/>
          <w:rPrChange w:id="76" w:author="Hümbelin Oliver" w:date="2015-04-20T20:20:00Z">
            <w:rPr>
              <w:szCs w:val="19"/>
              <w:lang w:val="en-US"/>
            </w:rPr>
          </w:rPrChange>
        </w:rPr>
        <w:t xml:space="preserve">also </w:t>
      </w:r>
      <w:r w:rsidR="001D27D7" w:rsidRPr="007C739D">
        <w:rPr>
          <w:lang w:val="en-US"/>
          <w:rPrChange w:id="77" w:author="Hümbelin Oliver" w:date="2015-04-20T20:20:00Z">
            <w:rPr>
              <w:szCs w:val="19"/>
              <w:lang w:val="en-US"/>
            </w:rPr>
          </w:rPrChange>
        </w:rPr>
        <w:t>sub</w:t>
      </w:r>
      <w:r w:rsidR="005E4140" w:rsidRPr="007C739D">
        <w:rPr>
          <w:lang w:val="en-US"/>
          <w:rPrChange w:id="78" w:author="Hümbelin Oliver" w:date="2015-04-20T20:20:00Z">
            <w:rPr>
              <w:szCs w:val="19"/>
              <w:lang w:val="en-US"/>
            </w:rPr>
          </w:rPrChange>
        </w:rPr>
        <w:t>section</w:t>
      </w:r>
      <w:r w:rsidR="001D27D7" w:rsidRPr="007C739D">
        <w:rPr>
          <w:lang w:val="en-US"/>
          <w:rPrChange w:id="79" w:author="Hümbelin Oliver" w:date="2015-04-20T20:20:00Z">
            <w:rPr>
              <w:szCs w:val="19"/>
              <w:lang w:val="en-US"/>
            </w:rPr>
          </w:rPrChange>
        </w:rPr>
        <w:t xml:space="preserve"> statistical unit</w:t>
      </w:r>
      <w:r w:rsidR="00FB64F2" w:rsidRPr="007C739D">
        <w:rPr>
          <w:lang w:val="en-US"/>
          <w:rPrChange w:id="80" w:author="Hümbelin Oliver" w:date="2015-04-20T20:20:00Z">
            <w:rPr>
              <w:szCs w:val="19"/>
              <w:lang w:val="en-US"/>
            </w:rPr>
          </w:rPrChange>
        </w:rPr>
        <w:t xml:space="preserve"> below</w:t>
      </w:r>
      <w:r w:rsidR="005E4140" w:rsidRPr="007C739D">
        <w:rPr>
          <w:lang w:val="en-US"/>
          <w:rPrChange w:id="81" w:author="Hümbelin Oliver" w:date="2015-04-20T20:20:00Z">
            <w:rPr>
              <w:szCs w:val="19"/>
              <w:lang w:val="en-US"/>
            </w:rPr>
          </w:rPrChange>
        </w:rPr>
        <w:t>).</w:t>
      </w:r>
    </w:p>
    <w:p w14:paraId="063C4C72" w14:textId="77777777" w:rsidR="009B2515" w:rsidRPr="007C739D" w:rsidRDefault="009B2515" w:rsidP="007C739D">
      <w:pPr>
        <w:jc w:val="both"/>
        <w:rPr>
          <w:lang w:val="en-US"/>
        </w:rPr>
        <w:pPrChange w:id="82" w:author="Hümbelin Oliver" w:date="2015-04-20T20:20:00Z">
          <w:pPr>
            <w:pStyle w:val="Caption"/>
          </w:pPr>
        </w:pPrChange>
      </w:pPr>
    </w:p>
    <w:p w14:paraId="6F1DE8CF" w14:textId="77777777" w:rsidR="005E4140" w:rsidRDefault="005E4140" w:rsidP="00D044CF">
      <w:pPr>
        <w:rPr>
          <w:lang w:val="en-US"/>
        </w:rPr>
      </w:pPr>
    </w:p>
    <w:p w14:paraId="2253D297" w14:textId="77777777" w:rsidR="00D044CF" w:rsidRDefault="00D044CF" w:rsidP="00D044CF">
      <w:pPr>
        <w:rPr>
          <w:lang w:val="en-US"/>
        </w:rPr>
      </w:pPr>
    </w:p>
    <w:p w14:paraId="04C2ACF2" w14:textId="30191E04" w:rsidR="00676E3F" w:rsidRPr="00F22AFC" w:rsidRDefault="00B748B5" w:rsidP="00676E3F">
      <w:pPr>
        <w:keepNext/>
        <w:rPr>
          <w:lang w:val="en-US"/>
        </w:rPr>
      </w:pPr>
      <w:r w:rsidRPr="00B748B5">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Pr>
          <w:noProof/>
          <w:lang w:eastAsia="de-CH"/>
        </w:rPr>
        <w:drawing>
          <wp:inline distT="0" distB="0" distL="0" distR="0" wp14:anchorId="78354060" wp14:editId="1ACC537B">
            <wp:extent cx="5238750" cy="6858000"/>
            <wp:effectExtent l="0" t="0" r="0" b="0"/>
            <wp:docPr id="6" name="Picture 6" descr="C:\Users\hlo1\swiss_inequality_development\paper\figure\income_definitions_chronica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lo1\swiss_inequality_development\paper\figure\income_definitions_chronical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750" cy="6858000"/>
                    </a:xfrm>
                    <a:prstGeom prst="rect">
                      <a:avLst/>
                    </a:prstGeom>
                    <a:noFill/>
                    <a:ln>
                      <a:noFill/>
                    </a:ln>
                  </pic:spPr>
                </pic:pic>
              </a:graphicData>
            </a:graphic>
          </wp:inline>
        </w:drawing>
      </w:r>
    </w:p>
    <w:p w14:paraId="672B86C8" w14:textId="46EB6BC2" w:rsidR="009B2515" w:rsidRPr="007C739D" w:rsidRDefault="00DD5282" w:rsidP="006A2614">
      <w:pPr>
        <w:pStyle w:val="Caption"/>
        <w:rPr>
          <w:lang w:val="en-US"/>
          <w:rPrChange w:id="83" w:author="Hümbelin Oliver" w:date="2015-04-20T20:19:00Z">
            <w:rPr>
              <w:sz w:val="24"/>
              <w:szCs w:val="24"/>
              <w:lang w:val="en-US"/>
            </w:rPr>
          </w:rPrChange>
        </w:rPr>
      </w:pPr>
      <w:bookmarkStart w:id="84" w:name="_Ref406511993"/>
      <w:bookmarkStart w:id="85" w:name="_Ref406512023"/>
      <w:bookmarkStart w:id="86" w:name="_Ref417324633"/>
      <w:del w:id="87" w:author="Hümbelin Oliver" w:date="2015-04-20T20:19:00Z">
        <w:r w:rsidRPr="00DD5282" w:rsidDel="007C739D">
          <w:rPr>
            <w:sz w:val="24"/>
            <w:szCs w:val="24"/>
            <w:lang w:val="en-US"/>
          </w:rPr>
          <w:delText xml:space="preserve">Figure </w:delText>
        </w:r>
      </w:del>
      <w:bookmarkEnd w:id="84"/>
      <w:r w:rsidR="007C739D" w:rsidRPr="007C739D">
        <w:rPr>
          <w:sz w:val="24"/>
          <w:szCs w:val="24"/>
          <w:lang w:val="en-US"/>
        </w:rPr>
        <w:t xml:space="preserve">Figure </w:t>
      </w:r>
      <w:r w:rsidR="007C739D" w:rsidRPr="007C739D">
        <w:rPr>
          <w:sz w:val="24"/>
          <w:szCs w:val="24"/>
          <w:lang w:val="en-US"/>
        </w:rPr>
        <w:fldChar w:fldCharType="begin"/>
      </w:r>
      <w:r w:rsidR="007C739D" w:rsidRPr="007C739D">
        <w:rPr>
          <w:sz w:val="24"/>
          <w:szCs w:val="24"/>
          <w:lang w:val="en-US"/>
        </w:rPr>
        <w:instrText xml:space="preserve"> SEQ Figure \* ARABIC </w:instrText>
      </w:r>
      <w:r w:rsidR="007C739D" w:rsidRPr="007C739D">
        <w:rPr>
          <w:sz w:val="24"/>
          <w:szCs w:val="24"/>
          <w:lang w:val="en-US"/>
        </w:rPr>
        <w:fldChar w:fldCharType="separate"/>
      </w:r>
      <w:ins w:id="88" w:author="Hümbelin Oliver" w:date="2015-04-20T20:21:00Z">
        <w:r w:rsidR="00810253">
          <w:rPr>
            <w:noProof/>
            <w:sz w:val="24"/>
            <w:szCs w:val="24"/>
            <w:lang w:val="en-US"/>
          </w:rPr>
          <w:t>1</w:t>
        </w:r>
      </w:ins>
      <w:del w:id="89" w:author="Hümbelin Oliver" w:date="2015-04-20T20:21:00Z">
        <w:r w:rsidR="007C739D" w:rsidDel="00810253">
          <w:rPr>
            <w:noProof/>
            <w:sz w:val="24"/>
            <w:szCs w:val="24"/>
            <w:lang w:val="en-US"/>
          </w:rPr>
          <w:delText>2</w:delText>
        </w:r>
      </w:del>
      <w:r w:rsidR="007C739D" w:rsidRPr="007C739D">
        <w:rPr>
          <w:sz w:val="24"/>
          <w:szCs w:val="24"/>
          <w:lang w:val="en-US"/>
        </w:rPr>
        <w:fldChar w:fldCharType="end"/>
      </w:r>
      <w:bookmarkEnd w:id="86"/>
      <w:r w:rsidR="003163BA" w:rsidRPr="003163BA">
        <w:rPr>
          <w:sz w:val="24"/>
          <w:szCs w:val="24"/>
          <w:lang w:val="en-US"/>
        </w:rPr>
        <w:t xml:space="preserve">: </w:t>
      </w:r>
      <w:r w:rsidR="003163BA" w:rsidRPr="001232D9">
        <w:rPr>
          <w:sz w:val="24"/>
          <w:szCs w:val="24"/>
          <w:lang w:val="en-US"/>
        </w:rPr>
        <w:t xml:space="preserve">Income definitions from </w:t>
      </w:r>
      <w:r w:rsidR="002C25AE">
        <w:rPr>
          <w:sz w:val="24"/>
          <w:szCs w:val="24"/>
          <w:lang w:val="en-US"/>
        </w:rPr>
        <w:t xml:space="preserve">primary </w:t>
      </w:r>
      <w:r w:rsidR="003163BA" w:rsidRPr="001232D9">
        <w:rPr>
          <w:sz w:val="24"/>
          <w:szCs w:val="24"/>
          <w:lang w:val="en-US"/>
        </w:rPr>
        <w:t>to disposable income</w:t>
      </w:r>
      <w:r w:rsidR="003163BA" w:rsidRPr="001232D9">
        <w:rPr>
          <w:lang w:val="en-US"/>
        </w:rPr>
        <w:br/>
      </w:r>
      <w:r w:rsidR="003163BA" w:rsidRPr="007A5603">
        <w:rPr>
          <w:i/>
          <w:lang w:val="en-US"/>
        </w:rPr>
        <w:t>Source: OECD (2013:44), own diagram</w:t>
      </w:r>
      <w:bookmarkEnd w:id="85"/>
    </w:p>
    <w:p w14:paraId="0A79EC9B" w14:textId="014AE149" w:rsidR="00676E3F" w:rsidRPr="008B734B" w:rsidRDefault="00346DD3" w:rsidP="00676E3F">
      <w:pPr>
        <w:pStyle w:val="Heading2"/>
        <w:rPr>
          <w:lang w:val="en-US"/>
        </w:rPr>
      </w:pPr>
      <w:commentRangeStart w:id="90"/>
      <w:r>
        <w:rPr>
          <w:lang w:val="en-US"/>
        </w:rPr>
        <w:t xml:space="preserve">Inequality </w:t>
      </w:r>
      <w:r w:rsidR="002B69C3">
        <w:rPr>
          <w:lang w:val="en-US"/>
        </w:rPr>
        <w:t>m</w:t>
      </w:r>
      <w:r>
        <w:rPr>
          <w:lang w:val="en-US"/>
        </w:rPr>
        <w:t>easures</w:t>
      </w:r>
      <w:commentRangeEnd w:id="90"/>
      <w:r w:rsidR="003174A7">
        <w:rPr>
          <w:rStyle w:val="CommentReference"/>
          <w:rFonts w:eastAsia="Lucida Sans"/>
          <w:b w:val="0"/>
          <w:bCs w:val="0"/>
        </w:rPr>
        <w:commentReference w:id="90"/>
      </w:r>
    </w:p>
    <w:p w14:paraId="0276AC69" w14:textId="713A5A70" w:rsidR="00676E3F" w:rsidRDefault="00676E3F" w:rsidP="00D6131E">
      <w:pPr>
        <w:jc w:val="both"/>
        <w:rPr>
          <w:lang w:val="en-US"/>
        </w:rPr>
      </w:pPr>
      <w:r w:rsidRPr="00676E3F">
        <w:rPr>
          <w:lang w:val="en-US"/>
        </w:rPr>
        <w:t>Nowadays a plethor</w:t>
      </w:r>
      <w:r w:rsidR="00141B1B">
        <w:rPr>
          <w:lang w:val="en-US"/>
        </w:rPr>
        <w:t xml:space="preserve">a of inequality measures exists. </w:t>
      </w:r>
      <w:proofErr w:type="spellStart"/>
      <w:r w:rsidRPr="00676E3F">
        <w:rPr>
          <w:lang w:val="en-US"/>
        </w:rPr>
        <w:t>Hao</w:t>
      </w:r>
      <w:proofErr w:type="spellEnd"/>
      <w:r w:rsidRPr="00676E3F">
        <w:rPr>
          <w:lang w:val="en-US"/>
        </w:rPr>
        <w:t xml:space="preserve"> and </w:t>
      </w:r>
      <w:proofErr w:type="spellStart"/>
      <w:r w:rsidRPr="00676E3F">
        <w:rPr>
          <w:lang w:val="en-US"/>
        </w:rPr>
        <w:t>Naiman</w:t>
      </w:r>
      <w:proofErr w:type="spellEnd"/>
      <w:r w:rsidRPr="00676E3F">
        <w:rPr>
          <w:lang w:val="en-US"/>
        </w:rPr>
        <w:t xml:space="preserve"> (2010)</w:t>
      </w:r>
      <w:r w:rsidR="00346DD3">
        <w:rPr>
          <w:lang w:val="en-US"/>
        </w:rPr>
        <w:t xml:space="preserve"> or Cowell (2009)</w:t>
      </w:r>
      <w:r w:rsidRPr="00676E3F">
        <w:rPr>
          <w:lang w:val="en-US"/>
        </w:rPr>
        <w:t xml:space="preserve"> </w:t>
      </w:r>
      <w:proofErr w:type="gramStart"/>
      <w:r w:rsidRPr="00676E3F">
        <w:rPr>
          <w:lang w:val="en-US"/>
        </w:rPr>
        <w:t>provide  good</w:t>
      </w:r>
      <w:proofErr w:type="gramEnd"/>
      <w:r w:rsidRPr="00676E3F">
        <w:rPr>
          <w:lang w:val="en-US"/>
        </w:rPr>
        <w:t xml:space="preserve"> overview</w:t>
      </w:r>
      <w:r w:rsidR="00346DD3">
        <w:rPr>
          <w:lang w:val="en-US"/>
        </w:rPr>
        <w:t>s</w:t>
      </w:r>
      <w:r w:rsidRPr="00676E3F">
        <w:rPr>
          <w:lang w:val="en-US"/>
        </w:rPr>
        <w:t xml:space="preserve"> on inequality measures and their properties.</w:t>
      </w:r>
      <w:r w:rsidR="00C453EC">
        <w:rPr>
          <w:lang w:val="en-US"/>
        </w:rPr>
        <w:t xml:space="preserve"> Base</w:t>
      </w:r>
      <w:r w:rsidR="001D27D7">
        <w:rPr>
          <w:lang w:val="en-US"/>
        </w:rPr>
        <w:t>d</w:t>
      </w:r>
      <w:r w:rsidR="00C453EC">
        <w:rPr>
          <w:lang w:val="en-US"/>
        </w:rPr>
        <w:t xml:space="preserve"> on their overview, we distinguish </w:t>
      </w:r>
      <w:r w:rsidR="001D27D7">
        <w:rPr>
          <w:lang w:val="en-US"/>
        </w:rPr>
        <w:t>five</w:t>
      </w:r>
      <w:r w:rsidR="00FB64F2">
        <w:rPr>
          <w:lang w:val="en-US"/>
        </w:rPr>
        <w:t xml:space="preserve"> major</w:t>
      </w:r>
      <w:r w:rsidR="00C453EC">
        <w:rPr>
          <w:lang w:val="en-US"/>
        </w:rPr>
        <w:t xml:space="preserve"> families:</w:t>
      </w:r>
      <w:r w:rsidRPr="00676E3F">
        <w:rPr>
          <w:lang w:val="en-US"/>
        </w:rPr>
        <w:t xml:space="preserve"> </w:t>
      </w:r>
      <w:r w:rsidR="00555896">
        <w:rPr>
          <w:lang w:val="en-US"/>
        </w:rPr>
        <w:t>variance based measures</w:t>
      </w:r>
      <w:r w:rsidRPr="00676E3F">
        <w:rPr>
          <w:lang w:val="en-US"/>
        </w:rPr>
        <w:t>,</w:t>
      </w:r>
      <w:r w:rsidR="00141B1B">
        <w:rPr>
          <w:lang w:val="en-US"/>
        </w:rPr>
        <w:t xml:space="preserve"> measures</w:t>
      </w:r>
      <w:r w:rsidRPr="00676E3F">
        <w:rPr>
          <w:lang w:val="en-US"/>
        </w:rPr>
        <w:t xml:space="preserve"> based on quantile functions and Lorenz curves, </w:t>
      </w:r>
      <w:r w:rsidR="00141B1B">
        <w:rPr>
          <w:lang w:val="en-US"/>
        </w:rPr>
        <w:t xml:space="preserve">measures </w:t>
      </w:r>
      <w:r w:rsidRPr="00676E3F">
        <w:rPr>
          <w:lang w:val="en-US"/>
        </w:rPr>
        <w:t>derive</w:t>
      </w:r>
      <w:r w:rsidR="00141B1B">
        <w:rPr>
          <w:lang w:val="en-US"/>
        </w:rPr>
        <w:t>d from social welfare functions, measures from information theory</w:t>
      </w:r>
      <w:proofErr w:type="gramStart"/>
      <w:r w:rsidR="00E00870">
        <w:rPr>
          <w:lang w:val="en-US"/>
        </w:rPr>
        <w:t>.</w:t>
      </w:r>
      <w:r w:rsidR="00141B1B">
        <w:rPr>
          <w:lang w:val="en-US"/>
        </w:rPr>
        <w:t>.</w:t>
      </w:r>
      <w:proofErr w:type="gramEnd"/>
      <w:r w:rsidR="00141B1B">
        <w:rPr>
          <w:lang w:val="en-US"/>
        </w:rPr>
        <w:t xml:space="preserve"> </w:t>
      </w:r>
      <w:r w:rsidR="00555896">
        <w:rPr>
          <w:lang w:val="en-US"/>
        </w:rPr>
        <w:t>S</w:t>
      </w:r>
      <w:r w:rsidR="00FD5688">
        <w:rPr>
          <w:lang w:val="en-US"/>
        </w:rPr>
        <w:t>cholars discuss p</w:t>
      </w:r>
      <w:r w:rsidR="00141B1B">
        <w:rPr>
          <w:lang w:val="en-US"/>
        </w:rPr>
        <w:t xml:space="preserve">roperties of measures usually </w:t>
      </w:r>
      <w:r w:rsidR="002D6E2A">
        <w:rPr>
          <w:lang w:val="en-US"/>
        </w:rPr>
        <w:t>with</w:t>
      </w:r>
      <w:r w:rsidR="00141B1B">
        <w:rPr>
          <w:lang w:val="en-US"/>
        </w:rPr>
        <w:t xml:space="preserve"> regard to five principles</w:t>
      </w:r>
      <w:r w:rsidR="00361A2D">
        <w:rPr>
          <w:lang w:val="en-US"/>
        </w:rPr>
        <w:t>.</w:t>
      </w:r>
      <w:r w:rsidR="005353A7">
        <w:rPr>
          <w:rStyle w:val="FootnoteReference"/>
          <w:lang w:val="en-US"/>
        </w:rPr>
        <w:footnoteReference w:id="2"/>
      </w:r>
      <w:r w:rsidR="00361A2D">
        <w:rPr>
          <w:lang w:val="en-US"/>
        </w:rPr>
        <w:t xml:space="preserve"> Here we don’t discuss the </w:t>
      </w:r>
      <w:r w:rsidR="00361A2D">
        <w:rPr>
          <w:lang w:val="en-US"/>
        </w:rPr>
        <w:lastRenderedPageBreak/>
        <w:t>usefulness of inequality measures in regard to th</w:t>
      </w:r>
      <w:r w:rsidR="00BB156C">
        <w:rPr>
          <w:lang w:val="en-US"/>
        </w:rPr>
        <w:t>ese</w:t>
      </w:r>
      <w:r w:rsidR="00361A2D">
        <w:rPr>
          <w:lang w:val="en-US"/>
        </w:rPr>
        <w:t xml:space="preserve"> five principles exhaustively. </w:t>
      </w:r>
      <w:r w:rsidR="00BB156C">
        <w:rPr>
          <w:lang w:val="en-US"/>
        </w:rPr>
        <w:t>We r</w:t>
      </w:r>
      <w:r w:rsidR="00361A2D">
        <w:rPr>
          <w:lang w:val="en-US"/>
        </w:rPr>
        <w:t xml:space="preserve">ather want to highlight the main </w:t>
      </w:r>
      <w:r w:rsidR="00AB7485">
        <w:rPr>
          <w:lang w:val="en-US"/>
        </w:rPr>
        <w:t>features</w:t>
      </w:r>
      <w:r w:rsidR="00361A2D">
        <w:rPr>
          <w:lang w:val="en-US"/>
        </w:rPr>
        <w:t xml:space="preserve"> of the most used </w:t>
      </w:r>
      <w:r w:rsidR="00BB156C">
        <w:rPr>
          <w:lang w:val="en-US"/>
        </w:rPr>
        <w:t xml:space="preserve">and prominent </w:t>
      </w:r>
      <w:r w:rsidR="00361A2D">
        <w:rPr>
          <w:lang w:val="en-US"/>
        </w:rPr>
        <w:t>inequality-measures.</w:t>
      </w:r>
    </w:p>
    <w:p w14:paraId="5B26B25E" w14:textId="77777777" w:rsidR="00555896" w:rsidRDefault="00555896" w:rsidP="00D6131E">
      <w:pPr>
        <w:jc w:val="both"/>
        <w:rPr>
          <w:lang w:val="en-US"/>
        </w:rPr>
      </w:pPr>
    </w:p>
    <w:p w14:paraId="7EA01EA8" w14:textId="4592D5FC" w:rsidR="00D6131E" w:rsidRDefault="00AB7485" w:rsidP="00D6131E">
      <w:pPr>
        <w:jc w:val="both"/>
        <w:rPr>
          <w:lang w:val="en-US"/>
        </w:rPr>
      </w:pPr>
      <w:r>
        <w:rPr>
          <w:lang w:val="en-US"/>
        </w:rPr>
        <w:t>The simplest measures of income inequality are obtained directly from ordered individual incomes. These are</w:t>
      </w:r>
      <w:r w:rsidR="006D7D09">
        <w:rPr>
          <w:lang w:val="en-US"/>
        </w:rPr>
        <w:t xml:space="preserve"> </w:t>
      </w:r>
      <w:r w:rsidR="00676E3F" w:rsidRPr="00F22AFC">
        <w:rPr>
          <w:i/>
          <w:lang w:val="en-US"/>
        </w:rPr>
        <w:t xml:space="preserve">variance based </w:t>
      </w:r>
      <w:r w:rsidR="0064455E" w:rsidRPr="00F22AFC">
        <w:rPr>
          <w:i/>
          <w:lang w:val="en-US"/>
        </w:rPr>
        <w:t>measures</w:t>
      </w:r>
      <w:r w:rsidR="0064455E">
        <w:rPr>
          <w:lang w:val="en-US"/>
        </w:rPr>
        <w:t xml:space="preserve">. </w:t>
      </w:r>
      <w:r w:rsidR="00EB3FB9">
        <w:rPr>
          <w:lang w:val="en-US"/>
        </w:rPr>
        <w:t>These measures</w:t>
      </w:r>
      <w:r w:rsidR="0064455E">
        <w:rPr>
          <w:lang w:val="en-US"/>
        </w:rPr>
        <w:t xml:space="preserve"> are straightforward to calculate, but</w:t>
      </w:r>
      <w:r w:rsidR="00017498">
        <w:rPr>
          <w:lang w:val="en-US"/>
        </w:rPr>
        <w:t xml:space="preserve"> the </w:t>
      </w:r>
      <w:r w:rsidR="0064455E">
        <w:rPr>
          <w:lang w:val="en-US"/>
        </w:rPr>
        <w:t>coefficients</w:t>
      </w:r>
      <w:r>
        <w:rPr>
          <w:lang w:val="en-US"/>
        </w:rPr>
        <w:t xml:space="preserve"> can take</w:t>
      </w:r>
      <w:r w:rsidR="0066313E">
        <w:rPr>
          <w:lang w:val="en-US"/>
        </w:rPr>
        <w:t xml:space="preserve"> </w:t>
      </w:r>
      <w:r w:rsidR="00A4433C">
        <w:rPr>
          <w:lang w:val="en-US"/>
        </w:rPr>
        <w:t>theoretically</w:t>
      </w:r>
      <w:r w:rsidR="0066313E">
        <w:rPr>
          <w:lang w:val="en-US"/>
        </w:rPr>
        <w:t xml:space="preserve"> any value between zero and infinity. Hence, it is difficult to identify reasonable </w:t>
      </w:r>
      <w:r w:rsidR="00FE7326">
        <w:rPr>
          <w:lang w:val="en-US"/>
        </w:rPr>
        <w:t>levels</w:t>
      </w:r>
      <w:r w:rsidR="0066313E">
        <w:rPr>
          <w:lang w:val="en-US"/>
        </w:rPr>
        <w:t xml:space="preserve">. </w:t>
      </w:r>
      <w:r w:rsidR="0064455E">
        <w:rPr>
          <w:lang w:val="en-US"/>
        </w:rPr>
        <w:t>Additionally</w:t>
      </w:r>
      <w:r w:rsidR="00F72791">
        <w:rPr>
          <w:lang w:val="en-US"/>
        </w:rPr>
        <w:t>,</w:t>
      </w:r>
      <w:r w:rsidR="00676E3F" w:rsidRPr="00676E3F">
        <w:rPr>
          <w:lang w:val="en-US"/>
        </w:rPr>
        <w:t xml:space="preserve"> </w:t>
      </w:r>
      <w:r w:rsidR="0066313E">
        <w:rPr>
          <w:lang w:val="en-US"/>
        </w:rPr>
        <w:t>some measures (Range, log variance and variance of logs)</w:t>
      </w:r>
      <w:r w:rsidR="00346DD3">
        <w:rPr>
          <w:lang w:val="en-US"/>
        </w:rPr>
        <w:t xml:space="preserve"> violate</w:t>
      </w:r>
      <w:r w:rsidR="0066313E">
        <w:rPr>
          <w:lang w:val="en-US"/>
        </w:rPr>
        <w:t xml:space="preserve"> </w:t>
      </w:r>
      <w:r w:rsidR="00676E3F" w:rsidRPr="00676E3F">
        <w:rPr>
          <w:lang w:val="en-US"/>
        </w:rPr>
        <w:t xml:space="preserve">the weak </w:t>
      </w:r>
      <w:r w:rsidR="001232D9">
        <w:rPr>
          <w:lang w:val="en-US"/>
        </w:rPr>
        <w:t>principle of transfer, first in</w:t>
      </w:r>
      <w:r w:rsidR="00676E3F" w:rsidRPr="00676E3F">
        <w:rPr>
          <w:lang w:val="en-US"/>
        </w:rPr>
        <w:t xml:space="preserve">troduced by Dalton (1920). The principle states that a transfer from a richer person to a poorer person, other things being equal, should lead to a reduction of inequality. As this </w:t>
      </w:r>
      <w:r w:rsidR="00A04E33">
        <w:rPr>
          <w:lang w:val="en-US"/>
        </w:rPr>
        <w:t>is</w:t>
      </w:r>
      <w:r w:rsidR="00676E3F" w:rsidRPr="00676E3F">
        <w:rPr>
          <w:lang w:val="en-US"/>
        </w:rPr>
        <w:t xml:space="preserve"> a </w:t>
      </w:r>
      <w:r>
        <w:rPr>
          <w:lang w:val="en-US"/>
        </w:rPr>
        <w:t>key</w:t>
      </w:r>
      <w:r w:rsidRPr="00676E3F">
        <w:rPr>
          <w:lang w:val="en-US"/>
        </w:rPr>
        <w:t xml:space="preserve"> </w:t>
      </w:r>
      <w:r w:rsidR="00676E3F" w:rsidRPr="00676E3F">
        <w:rPr>
          <w:lang w:val="en-US"/>
        </w:rPr>
        <w:t xml:space="preserve">property </w:t>
      </w:r>
      <w:r w:rsidR="00A04E33">
        <w:rPr>
          <w:lang w:val="en-US"/>
        </w:rPr>
        <w:t>of</w:t>
      </w:r>
      <w:r w:rsidR="00A04E33" w:rsidRPr="00676E3F">
        <w:rPr>
          <w:lang w:val="en-US"/>
        </w:rPr>
        <w:t xml:space="preserve"> </w:t>
      </w:r>
      <w:r w:rsidR="00676E3F" w:rsidRPr="00676E3F">
        <w:rPr>
          <w:lang w:val="en-US"/>
        </w:rPr>
        <w:t>inequality measure</w:t>
      </w:r>
      <w:r w:rsidR="00A04E33">
        <w:rPr>
          <w:lang w:val="en-US"/>
        </w:rPr>
        <w:t>s</w:t>
      </w:r>
      <w:r w:rsidR="00676E3F" w:rsidRPr="00676E3F">
        <w:rPr>
          <w:lang w:val="en-US"/>
        </w:rPr>
        <w:t xml:space="preserve">, </w:t>
      </w:r>
      <w:r w:rsidR="0066313E">
        <w:rPr>
          <w:lang w:val="en-US"/>
        </w:rPr>
        <w:t xml:space="preserve">these </w:t>
      </w:r>
      <w:r w:rsidR="00676E3F" w:rsidRPr="00676E3F">
        <w:rPr>
          <w:lang w:val="en-US"/>
        </w:rPr>
        <w:t xml:space="preserve">variance based measures </w:t>
      </w:r>
      <w:r>
        <w:rPr>
          <w:lang w:val="en-US"/>
        </w:rPr>
        <w:t xml:space="preserve">are </w:t>
      </w:r>
      <w:r w:rsidR="00E00870">
        <w:rPr>
          <w:lang w:val="en-US"/>
        </w:rPr>
        <w:t>often</w:t>
      </w:r>
      <w:r>
        <w:rPr>
          <w:lang w:val="en-US"/>
        </w:rPr>
        <w:t xml:space="preserve"> not suitable.</w:t>
      </w:r>
      <w:r w:rsidR="002668B1">
        <w:rPr>
          <w:lang w:val="en-US"/>
        </w:rPr>
        <w:t xml:space="preserve"> </w:t>
      </w:r>
      <w:r w:rsidR="00676E3F" w:rsidRPr="00676E3F">
        <w:rPr>
          <w:lang w:val="en-US"/>
        </w:rPr>
        <w:t xml:space="preserve">Widely used in social sciences are </w:t>
      </w:r>
      <w:r w:rsidR="00676E3F" w:rsidRPr="00141B1B">
        <w:rPr>
          <w:i/>
          <w:lang w:val="en-US"/>
        </w:rPr>
        <w:t>quantile function</w:t>
      </w:r>
      <w:r w:rsidR="00676E3F" w:rsidRPr="00676E3F">
        <w:rPr>
          <w:lang w:val="en-US"/>
        </w:rPr>
        <w:t xml:space="preserve"> based measures like </w:t>
      </w:r>
      <w:r w:rsidR="00676E3F" w:rsidRPr="00141B1B">
        <w:rPr>
          <w:i/>
          <w:lang w:val="en-US"/>
        </w:rPr>
        <w:t>t</w:t>
      </w:r>
      <w:r w:rsidR="0006599C">
        <w:rPr>
          <w:i/>
          <w:lang w:val="en-US"/>
        </w:rPr>
        <w:t>op income shares, t</w:t>
      </w:r>
      <w:r w:rsidR="00676E3F" w:rsidRPr="00141B1B">
        <w:rPr>
          <w:i/>
          <w:lang w:val="en-US"/>
        </w:rPr>
        <w:t xml:space="preserve">he quantile ratio or the </w:t>
      </w:r>
      <w:r w:rsidR="008215A5">
        <w:rPr>
          <w:i/>
          <w:lang w:val="en-US"/>
        </w:rPr>
        <w:t>G</w:t>
      </w:r>
      <w:r w:rsidR="00676E3F" w:rsidRPr="00141B1B">
        <w:rPr>
          <w:i/>
          <w:lang w:val="en-US"/>
        </w:rPr>
        <w:t>ini</w:t>
      </w:r>
      <w:r w:rsidR="008215A5">
        <w:rPr>
          <w:i/>
          <w:lang w:val="en-US"/>
        </w:rPr>
        <w:t xml:space="preserve"> </w:t>
      </w:r>
      <w:r w:rsidR="00676E3F" w:rsidRPr="00141B1B">
        <w:rPr>
          <w:i/>
          <w:lang w:val="en-US"/>
        </w:rPr>
        <w:t>coefficient</w:t>
      </w:r>
      <w:r w:rsidR="00676E3F" w:rsidRPr="00676E3F">
        <w:rPr>
          <w:lang w:val="en-US"/>
        </w:rPr>
        <w:t xml:space="preserve">, which is </w:t>
      </w:r>
      <w:r w:rsidR="00845A7E" w:rsidRPr="00845A7E">
        <w:rPr>
          <w:lang w:val="en-US"/>
        </w:rPr>
        <w:t>undoubt</w:t>
      </w:r>
      <w:r w:rsidR="00BB156C">
        <w:rPr>
          <w:lang w:val="en-US"/>
        </w:rPr>
        <w:t>ed</w:t>
      </w:r>
      <w:r w:rsidR="00845A7E" w:rsidRPr="00845A7E">
        <w:rPr>
          <w:lang w:val="en-US"/>
        </w:rPr>
        <w:t>ly</w:t>
      </w:r>
      <w:r w:rsidR="00845A7E">
        <w:rPr>
          <w:lang w:val="en-US"/>
        </w:rPr>
        <w:t xml:space="preserve"> </w:t>
      </w:r>
      <w:r w:rsidR="00676E3F" w:rsidRPr="00676E3F">
        <w:rPr>
          <w:lang w:val="en-US"/>
        </w:rPr>
        <w:t xml:space="preserve">the most prominent inequality measure in the academic literature </w:t>
      </w:r>
      <w:r w:rsidR="00BB156C">
        <w:rPr>
          <w:lang w:val="en-US"/>
        </w:rPr>
        <w:t>as well as</w:t>
      </w:r>
      <w:r w:rsidR="00676E3F" w:rsidRPr="00676E3F">
        <w:rPr>
          <w:lang w:val="en-US"/>
        </w:rPr>
        <w:t xml:space="preserve"> </w:t>
      </w:r>
      <w:r w:rsidR="00091514">
        <w:rPr>
          <w:lang w:val="en-US"/>
        </w:rPr>
        <w:t xml:space="preserve">for </w:t>
      </w:r>
      <w:r w:rsidR="00676E3F" w:rsidRPr="00676E3F">
        <w:rPr>
          <w:lang w:val="en-US"/>
        </w:rPr>
        <w:t xml:space="preserve">government statistics. The Gini coefficient is </w:t>
      </w:r>
      <w:r w:rsidR="00845A7E">
        <w:rPr>
          <w:lang w:val="en-US"/>
        </w:rPr>
        <w:t xml:space="preserve">also often </w:t>
      </w:r>
      <w:r w:rsidR="00676E3F" w:rsidRPr="00676E3F">
        <w:rPr>
          <w:lang w:val="en-US"/>
        </w:rPr>
        <w:t>used for international comparison. As it is derived from the Lorenz</w:t>
      </w:r>
      <w:r w:rsidR="008215A5">
        <w:rPr>
          <w:lang w:val="en-US"/>
        </w:rPr>
        <w:t xml:space="preserve"> </w:t>
      </w:r>
      <w:r w:rsidR="00676E3F" w:rsidRPr="00676E3F">
        <w:rPr>
          <w:lang w:val="en-US"/>
        </w:rPr>
        <w:t xml:space="preserve">curve, the quantified amount of inequality can unpretentiously be described in a formal and visual way. Therefore the Gini coefficient is easy </w:t>
      </w:r>
      <w:r w:rsidR="008215A5">
        <w:rPr>
          <w:lang w:val="en-US"/>
        </w:rPr>
        <w:t>to understand</w:t>
      </w:r>
      <w:r w:rsidR="00676E3F" w:rsidRPr="00676E3F">
        <w:rPr>
          <w:lang w:val="en-US"/>
        </w:rPr>
        <w:t xml:space="preserve">. Furthermore it has several desired statistical properties </w:t>
      </w:r>
      <w:r w:rsidR="008215A5">
        <w:rPr>
          <w:lang w:val="en-US"/>
        </w:rPr>
        <w:t>(</w:t>
      </w:r>
      <w:proofErr w:type="spellStart"/>
      <w:r w:rsidR="00845A7E">
        <w:rPr>
          <w:lang w:val="en-US"/>
        </w:rPr>
        <w:t>Hao</w:t>
      </w:r>
      <w:proofErr w:type="spellEnd"/>
      <w:r w:rsidR="00845A7E">
        <w:rPr>
          <w:lang w:val="en-US"/>
        </w:rPr>
        <w:t xml:space="preserve"> and </w:t>
      </w:r>
      <w:proofErr w:type="spellStart"/>
      <w:r w:rsidR="00845A7E">
        <w:rPr>
          <w:lang w:val="en-US"/>
        </w:rPr>
        <w:t>Naiman</w:t>
      </w:r>
      <w:proofErr w:type="spellEnd"/>
      <w:r w:rsidR="008215A5">
        <w:rPr>
          <w:lang w:val="en-US"/>
        </w:rPr>
        <w:t xml:space="preserve">, </w:t>
      </w:r>
      <w:r w:rsidR="00845A7E">
        <w:rPr>
          <w:lang w:val="en-US"/>
        </w:rPr>
        <w:t>2010:64)</w:t>
      </w:r>
      <w:r w:rsidR="00AC6CAC">
        <w:rPr>
          <w:lang w:val="en-US"/>
        </w:rPr>
        <w:t>.</w:t>
      </w:r>
      <w:r w:rsidR="00676E3F" w:rsidRPr="00676E3F">
        <w:rPr>
          <w:lang w:val="en-US"/>
        </w:rPr>
        <w:t xml:space="preserve"> However, several drawbacks are reported in the literature. </w:t>
      </w:r>
      <w:r w:rsidR="008215A5">
        <w:rPr>
          <w:lang w:val="en-US"/>
        </w:rPr>
        <w:t xml:space="preserve">The </w:t>
      </w:r>
      <w:r w:rsidR="00676E3F" w:rsidRPr="00676E3F">
        <w:rPr>
          <w:lang w:val="en-US"/>
        </w:rPr>
        <w:t>Gini</w:t>
      </w:r>
      <w:r w:rsidR="008215A5">
        <w:rPr>
          <w:lang w:val="en-US"/>
        </w:rPr>
        <w:t xml:space="preserve"> c</w:t>
      </w:r>
      <w:r w:rsidR="00676E3F" w:rsidRPr="00676E3F">
        <w:rPr>
          <w:lang w:val="en-US"/>
        </w:rPr>
        <w:t>oeffic</w:t>
      </w:r>
      <w:r w:rsidR="008215A5">
        <w:rPr>
          <w:lang w:val="en-US"/>
        </w:rPr>
        <w:t>i</w:t>
      </w:r>
      <w:r w:rsidR="00676E3F" w:rsidRPr="00676E3F">
        <w:rPr>
          <w:lang w:val="en-US"/>
        </w:rPr>
        <w:t>ent is more sensitive to changes in</w:t>
      </w:r>
      <w:r w:rsidR="00DC37D8">
        <w:rPr>
          <w:lang w:val="en-US"/>
        </w:rPr>
        <w:t xml:space="preserve"> the middle of the distribution, which is not necessarily a desired feature</w:t>
      </w:r>
      <w:r w:rsidR="00845A7E">
        <w:rPr>
          <w:lang w:val="en-US"/>
        </w:rPr>
        <w:t xml:space="preserve"> (see following discussion of Atkinson index)</w:t>
      </w:r>
      <w:r w:rsidR="00DC37D8">
        <w:rPr>
          <w:lang w:val="en-US"/>
        </w:rPr>
        <w:t>.</w:t>
      </w:r>
      <w:r w:rsidR="00676E3F" w:rsidRPr="00676E3F">
        <w:rPr>
          <w:lang w:val="en-US"/>
        </w:rPr>
        <w:t xml:space="preserve"> </w:t>
      </w:r>
      <w:r w:rsidR="008215A5">
        <w:rPr>
          <w:lang w:val="en-US"/>
        </w:rPr>
        <w:t>M</w:t>
      </w:r>
      <w:r w:rsidR="00676E3F" w:rsidRPr="00676E3F">
        <w:rPr>
          <w:lang w:val="en-US"/>
        </w:rPr>
        <w:t>ost important</w:t>
      </w:r>
      <w:r w:rsidR="008215A5">
        <w:rPr>
          <w:lang w:val="en-US"/>
        </w:rPr>
        <w:t>ly</w:t>
      </w:r>
      <w:r w:rsidR="0006599C">
        <w:rPr>
          <w:lang w:val="en-US"/>
        </w:rPr>
        <w:t>, being a single aggregate measure</w:t>
      </w:r>
      <w:r w:rsidR="00676E3F" w:rsidRPr="00676E3F">
        <w:rPr>
          <w:lang w:val="en-US"/>
        </w:rPr>
        <w:t xml:space="preserve"> the </w:t>
      </w:r>
      <w:r w:rsidR="0006599C">
        <w:rPr>
          <w:lang w:val="en-US"/>
        </w:rPr>
        <w:t>Gini coefficient can</w:t>
      </w:r>
      <w:r w:rsidR="00AC6CAC">
        <w:rPr>
          <w:lang w:val="en-US"/>
        </w:rPr>
        <w:t>not</w:t>
      </w:r>
      <w:r w:rsidR="0006599C">
        <w:rPr>
          <w:lang w:val="en-US"/>
        </w:rPr>
        <w:t xml:space="preserve"> tell if it</w:t>
      </w:r>
      <w:r w:rsidR="00676E3F" w:rsidRPr="00676E3F">
        <w:rPr>
          <w:lang w:val="en-US"/>
        </w:rPr>
        <w:t xml:space="preserve"> is driven by a few rich or many poor ind</w:t>
      </w:r>
      <w:r w:rsidR="001232D9">
        <w:rPr>
          <w:lang w:val="en-US"/>
        </w:rPr>
        <w:t>ividuals. This can also be prob</w:t>
      </w:r>
      <w:r w:rsidR="00676E3F" w:rsidRPr="00676E3F">
        <w:rPr>
          <w:lang w:val="en-US"/>
        </w:rPr>
        <w:t>lematic for comparison between countries or over time. In extreme cases two totally different distributions share the same Gini</w:t>
      </w:r>
      <w:r w:rsidR="0006599C">
        <w:rPr>
          <w:lang w:val="en-US"/>
        </w:rPr>
        <w:t xml:space="preserve"> </w:t>
      </w:r>
      <w:r w:rsidR="00676E3F" w:rsidRPr="00676E3F">
        <w:rPr>
          <w:lang w:val="en-US"/>
        </w:rPr>
        <w:t>coefficient.</w:t>
      </w:r>
      <w:r w:rsidR="00E00870">
        <w:rPr>
          <w:lang w:val="en-US"/>
        </w:rPr>
        <w:t xml:space="preserve"> </w:t>
      </w:r>
      <w:r w:rsidR="0006599C">
        <w:rPr>
          <w:lang w:val="en-US"/>
        </w:rPr>
        <w:t>Another widely used measure</w:t>
      </w:r>
      <w:r w:rsidR="0006599C" w:rsidRPr="00676E3F">
        <w:rPr>
          <w:lang w:val="en-US"/>
        </w:rPr>
        <w:t xml:space="preserve"> </w:t>
      </w:r>
      <w:r w:rsidR="0006599C">
        <w:rPr>
          <w:lang w:val="en-US"/>
        </w:rPr>
        <w:t xml:space="preserve">is </w:t>
      </w:r>
      <w:r w:rsidR="00676E3F" w:rsidRPr="00676E3F">
        <w:rPr>
          <w:lang w:val="en-US"/>
        </w:rPr>
        <w:t>the Atkinson index</w:t>
      </w:r>
      <w:r w:rsidR="0006599C">
        <w:rPr>
          <w:lang w:val="en-US"/>
        </w:rPr>
        <w:t>.</w:t>
      </w:r>
      <w:r w:rsidR="00676E3F" w:rsidRPr="00676E3F">
        <w:rPr>
          <w:lang w:val="en-US"/>
        </w:rPr>
        <w:t xml:space="preserve"> </w:t>
      </w:r>
      <w:r w:rsidR="00AB6C1E">
        <w:rPr>
          <w:lang w:val="en-US"/>
        </w:rPr>
        <w:t>It</w:t>
      </w:r>
      <w:r w:rsidR="00676E3F" w:rsidRPr="00676E3F">
        <w:rPr>
          <w:lang w:val="en-US"/>
        </w:rPr>
        <w:t xml:space="preserve"> derive</w:t>
      </w:r>
      <w:r w:rsidR="00AB6C1E">
        <w:rPr>
          <w:lang w:val="en-US"/>
        </w:rPr>
        <w:t>s</w:t>
      </w:r>
      <w:r w:rsidR="00676E3F" w:rsidRPr="00676E3F">
        <w:rPr>
          <w:lang w:val="en-US"/>
        </w:rPr>
        <w:t xml:space="preserve"> from</w:t>
      </w:r>
      <w:r w:rsidR="0006599C">
        <w:rPr>
          <w:lang w:val="en-US"/>
        </w:rPr>
        <w:t xml:space="preserve"> the</w:t>
      </w:r>
      <w:r w:rsidR="00676E3F" w:rsidRPr="00676E3F">
        <w:rPr>
          <w:lang w:val="en-US"/>
        </w:rPr>
        <w:t xml:space="preserve"> </w:t>
      </w:r>
      <w:r w:rsidR="00676E3F" w:rsidRPr="00141B1B">
        <w:rPr>
          <w:i/>
          <w:lang w:val="en-US"/>
        </w:rPr>
        <w:t>social welfare function</w:t>
      </w:r>
      <w:r w:rsidR="00676E3F" w:rsidRPr="00676E3F">
        <w:rPr>
          <w:lang w:val="en-US"/>
        </w:rPr>
        <w:t>. Atkinson (1975:47) noted that inequality “cannot, in general, be measured without introducing social judgments.</w:t>
      </w:r>
      <w:r w:rsidR="00091514">
        <w:rPr>
          <w:lang w:val="en-US"/>
        </w:rPr>
        <w:t>”</w:t>
      </w:r>
      <w:r w:rsidR="00676E3F" w:rsidRPr="00676E3F">
        <w:rPr>
          <w:lang w:val="en-US"/>
        </w:rPr>
        <w:t xml:space="preserve"> Measures such as the Gini coefficient are not purely ‘statistical' and they embody implicit judgments about the weight to be attached to inequality at different points on the income scale</w:t>
      </w:r>
      <w:r w:rsidR="00D3790B">
        <w:rPr>
          <w:lang w:val="en-US"/>
        </w:rPr>
        <w:t xml:space="preserve"> (sensitivity in the middle of the distribution</w:t>
      </w:r>
      <w:r w:rsidR="00122E28">
        <w:rPr>
          <w:lang w:val="en-US"/>
        </w:rPr>
        <w:t>)</w:t>
      </w:r>
      <w:r w:rsidR="00676E3F" w:rsidRPr="00676E3F">
        <w:rPr>
          <w:lang w:val="en-US"/>
        </w:rPr>
        <w:t>. Therefore,</w:t>
      </w:r>
      <w:r w:rsidR="001232D9">
        <w:rPr>
          <w:lang w:val="en-US"/>
        </w:rPr>
        <w:t xml:space="preserve"> his index incorporates a sensi</w:t>
      </w:r>
      <w:r w:rsidR="00676E3F" w:rsidRPr="00676E3F">
        <w:rPr>
          <w:lang w:val="en-US"/>
        </w:rPr>
        <w:t>tivity parameter (</w:t>
      </w:r>
      <w:r w:rsidR="00676E3F" w:rsidRPr="00676E3F">
        <w:rPr>
          <w:rFonts w:ascii="Arial" w:hAnsi="Arial" w:cs="Arial"/>
          <w:lang w:val="en-US"/>
        </w:rPr>
        <w:t>ε</w:t>
      </w:r>
      <w:r w:rsidR="00676E3F" w:rsidRPr="00676E3F">
        <w:rPr>
          <w:lang w:val="en-US"/>
        </w:rPr>
        <w:t>)</w:t>
      </w:r>
      <w:r w:rsidR="00952889">
        <w:rPr>
          <w:lang w:val="en-US"/>
        </w:rPr>
        <w:t>,</w:t>
      </w:r>
      <w:r w:rsidR="00676E3F" w:rsidRPr="00676E3F">
        <w:rPr>
          <w:lang w:val="en-US"/>
        </w:rPr>
        <w:t xml:space="preserve"> which can range from 0 (me</w:t>
      </w:r>
      <w:r w:rsidR="00091514">
        <w:rPr>
          <w:lang w:val="en-US"/>
        </w:rPr>
        <w:t>aning that the researcher is in</w:t>
      </w:r>
      <w:r w:rsidR="00676E3F" w:rsidRPr="00676E3F">
        <w:rPr>
          <w:lang w:val="en-US"/>
        </w:rPr>
        <w:t>different about the nature of the income distribut</w:t>
      </w:r>
      <w:r w:rsidR="00D3790B">
        <w:rPr>
          <w:lang w:val="en-US"/>
        </w:rPr>
        <w:t>ion), to infinity (where the re</w:t>
      </w:r>
      <w:r w:rsidR="00676E3F" w:rsidRPr="00676E3F">
        <w:rPr>
          <w:lang w:val="en-US"/>
        </w:rPr>
        <w:t xml:space="preserve">searcher is concerned only with the income position of the very lowest income group). </w:t>
      </w:r>
      <w:r w:rsidR="00952889">
        <w:rPr>
          <w:lang w:val="en-US"/>
        </w:rPr>
        <w:t>However,</w:t>
      </w:r>
      <w:r w:rsidR="00952889" w:rsidRPr="00676E3F">
        <w:rPr>
          <w:lang w:val="en-US"/>
        </w:rPr>
        <w:t xml:space="preserve"> </w:t>
      </w:r>
      <w:r w:rsidR="00676E3F" w:rsidRPr="00676E3F">
        <w:rPr>
          <w:lang w:val="en-US"/>
        </w:rPr>
        <w:t xml:space="preserve">the flexibility of the sensitivity parameter </w:t>
      </w:r>
      <w:r w:rsidR="0006599C">
        <w:rPr>
          <w:lang w:val="en-US"/>
        </w:rPr>
        <w:t>comes with</w:t>
      </w:r>
      <w:r w:rsidR="00676E3F" w:rsidRPr="00676E3F">
        <w:rPr>
          <w:lang w:val="en-US"/>
        </w:rPr>
        <w:t xml:space="preserve"> the need to justi</w:t>
      </w:r>
      <w:r w:rsidR="00E00870">
        <w:rPr>
          <w:lang w:val="en-US"/>
        </w:rPr>
        <w:t xml:space="preserve">fy the chosen value thoroughly. </w:t>
      </w:r>
      <w:r w:rsidR="00676E3F" w:rsidRPr="00676E3F">
        <w:rPr>
          <w:lang w:val="en-US"/>
        </w:rPr>
        <w:t xml:space="preserve">Similar to the Atkinson index, measures derived from </w:t>
      </w:r>
      <w:r w:rsidR="00676E3F" w:rsidRPr="00141B1B">
        <w:rPr>
          <w:i/>
          <w:lang w:val="en-US"/>
        </w:rPr>
        <w:t>information theory</w:t>
      </w:r>
      <w:r w:rsidR="00676E3F" w:rsidRPr="00676E3F">
        <w:rPr>
          <w:lang w:val="en-US"/>
        </w:rPr>
        <w:t xml:space="preserve"> (</w:t>
      </w:r>
      <w:r w:rsidR="00D3790B">
        <w:rPr>
          <w:lang w:val="en-US"/>
        </w:rPr>
        <w:t xml:space="preserve">e.g. </w:t>
      </w:r>
      <w:r w:rsidR="00676E3F" w:rsidRPr="00676E3F">
        <w:rPr>
          <w:lang w:val="en-US"/>
        </w:rPr>
        <w:t>Theil-Index) incorporate a sensitivity parameter that varies in the weight given to</w:t>
      </w:r>
      <w:r w:rsidR="00572F02">
        <w:rPr>
          <w:lang w:val="en-US"/>
        </w:rPr>
        <w:t xml:space="preserve"> different</w:t>
      </w:r>
      <w:r w:rsidR="00676E3F" w:rsidRPr="00676E3F">
        <w:rPr>
          <w:lang w:val="en-US"/>
        </w:rPr>
        <w:t xml:space="preserve"> parts of the income spectrum. A very beneficial property of the Information theory based measure is that they are decomposable; that is, they can be broken down to component parts (i.e. population subgroups). This enables analys</w:t>
      </w:r>
      <w:r w:rsidR="00572F02">
        <w:rPr>
          <w:lang w:val="en-US"/>
        </w:rPr>
        <w:t>e</w:t>
      </w:r>
      <w:r w:rsidR="00676E3F" w:rsidRPr="00676E3F">
        <w:rPr>
          <w:lang w:val="en-US"/>
        </w:rPr>
        <w:t>s of between</w:t>
      </w:r>
      <w:r w:rsidR="00676E3F" w:rsidRPr="00676E3F">
        <w:rPr>
          <w:rFonts w:ascii="Cambria Math" w:hAnsi="Cambria Math" w:cs="Cambria Math"/>
          <w:lang w:val="en-US"/>
        </w:rPr>
        <w:t>‐</w:t>
      </w:r>
      <w:r w:rsidR="00676E3F" w:rsidRPr="00676E3F">
        <w:rPr>
          <w:lang w:val="en-US"/>
        </w:rPr>
        <w:t xml:space="preserve"> and within</w:t>
      </w:r>
      <w:r w:rsidR="00676E3F" w:rsidRPr="00676E3F">
        <w:rPr>
          <w:rFonts w:ascii="Cambria Math" w:hAnsi="Cambria Math" w:cs="Cambria Math"/>
          <w:lang w:val="en-US"/>
        </w:rPr>
        <w:t>‐</w:t>
      </w:r>
      <w:r w:rsidR="00D3790B">
        <w:rPr>
          <w:lang w:val="en-US"/>
        </w:rPr>
        <w:t>group</w:t>
      </w:r>
      <w:r w:rsidR="00676E3F" w:rsidRPr="00676E3F">
        <w:rPr>
          <w:lang w:val="en-US"/>
        </w:rPr>
        <w:t xml:space="preserve"> effects</w:t>
      </w:r>
      <w:r w:rsidR="00D3790B">
        <w:rPr>
          <w:lang w:val="en-US"/>
        </w:rPr>
        <w:t>.</w:t>
      </w:r>
    </w:p>
    <w:p w14:paraId="2C016027" w14:textId="77777777" w:rsidR="00141B1B" w:rsidRDefault="00141B1B" w:rsidP="00D6131E">
      <w:pPr>
        <w:jc w:val="both"/>
        <w:rPr>
          <w:lang w:val="en-US"/>
        </w:rPr>
      </w:pPr>
    </w:p>
    <w:p w14:paraId="3B131330" w14:textId="4B4E03E2" w:rsidR="001D27D7" w:rsidRDefault="00361A2D" w:rsidP="00D6131E">
      <w:pPr>
        <w:jc w:val="both"/>
        <w:rPr>
          <w:lang w:val="en-US"/>
        </w:rPr>
      </w:pPr>
      <w:r>
        <w:rPr>
          <w:lang w:val="en-US"/>
        </w:rPr>
        <w:t>Given this plethora of inequality measure</w:t>
      </w:r>
      <w:r w:rsidR="006D7D09">
        <w:rPr>
          <w:lang w:val="en-US"/>
        </w:rPr>
        <w:t>s</w:t>
      </w:r>
      <w:r>
        <w:rPr>
          <w:lang w:val="en-US"/>
        </w:rPr>
        <w:t xml:space="preserve">, how </w:t>
      </w:r>
      <w:r w:rsidR="00FB64F2">
        <w:rPr>
          <w:lang w:val="en-US"/>
        </w:rPr>
        <w:t>should the right one be cho</w:t>
      </w:r>
      <w:r>
        <w:rPr>
          <w:lang w:val="en-US"/>
        </w:rPr>
        <w:t>se</w:t>
      </w:r>
      <w:r w:rsidR="00FB64F2">
        <w:rPr>
          <w:lang w:val="en-US"/>
        </w:rPr>
        <w:t>n</w:t>
      </w:r>
      <w:r>
        <w:rPr>
          <w:lang w:val="en-US"/>
        </w:rPr>
        <w:t>? In general</w:t>
      </w:r>
      <w:r w:rsidR="00952889">
        <w:rPr>
          <w:lang w:val="en-US"/>
        </w:rPr>
        <w:t xml:space="preserve">, the decision should </w:t>
      </w:r>
      <w:r w:rsidR="0087445A">
        <w:rPr>
          <w:lang w:val="en-US"/>
        </w:rPr>
        <w:t xml:space="preserve">be taken with respect to </w:t>
      </w:r>
      <w:r>
        <w:rPr>
          <w:lang w:val="en-US"/>
        </w:rPr>
        <w:t xml:space="preserve">the research question, but </w:t>
      </w:r>
      <w:r w:rsidR="004F4785">
        <w:rPr>
          <w:lang w:val="en-US"/>
        </w:rPr>
        <w:t>broadly speaking,</w:t>
      </w:r>
      <w:r w:rsidR="0087445A">
        <w:rPr>
          <w:lang w:val="en-US"/>
        </w:rPr>
        <w:t xml:space="preserve"> it is not recommended</w:t>
      </w:r>
      <w:r w:rsidR="004F4785">
        <w:rPr>
          <w:lang w:val="en-US"/>
        </w:rPr>
        <w:t xml:space="preserve"> </w:t>
      </w:r>
      <w:r w:rsidR="00952889">
        <w:rPr>
          <w:lang w:val="en-US"/>
        </w:rPr>
        <w:t>to</w:t>
      </w:r>
      <w:r w:rsidR="004F4785">
        <w:rPr>
          <w:lang w:val="en-US"/>
        </w:rPr>
        <w:t xml:space="preserve"> rely on </w:t>
      </w:r>
      <w:r w:rsidR="00952889">
        <w:rPr>
          <w:lang w:val="en-US"/>
        </w:rPr>
        <w:t xml:space="preserve">just </w:t>
      </w:r>
      <w:r w:rsidR="004F4785">
        <w:rPr>
          <w:lang w:val="en-US"/>
        </w:rPr>
        <w:t>one inequality measure</w:t>
      </w:r>
      <w:r w:rsidR="0087445A">
        <w:rPr>
          <w:lang w:val="en-US"/>
        </w:rPr>
        <w:t>.</w:t>
      </w:r>
      <w:r w:rsidR="00555896">
        <w:rPr>
          <w:lang w:val="en-US"/>
        </w:rPr>
        <w:t xml:space="preserve"> </w:t>
      </w:r>
      <w:r w:rsidR="00DE7DE7">
        <w:rPr>
          <w:lang w:val="en-US"/>
        </w:rPr>
        <w:t>Already</w:t>
      </w:r>
      <w:r w:rsidR="00A04E33">
        <w:rPr>
          <w:lang w:val="en-US"/>
        </w:rPr>
        <w:t xml:space="preserve"> </w:t>
      </w:r>
      <w:r w:rsidR="00FD5688">
        <w:rPr>
          <w:lang w:val="en-US"/>
        </w:rPr>
        <w:t xml:space="preserve">classical </w:t>
      </w:r>
      <w:r w:rsidR="004F4785">
        <w:rPr>
          <w:lang w:val="en-US"/>
        </w:rPr>
        <w:t xml:space="preserve">works from </w:t>
      </w:r>
      <w:proofErr w:type="spellStart"/>
      <w:r w:rsidR="004F4785">
        <w:rPr>
          <w:lang w:val="en-US"/>
        </w:rPr>
        <w:t>Kolm</w:t>
      </w:r>
      <w:proofErr w:type="spellEnd"/>
      <w:r w:rsidR="004F4785">
        <w:rPr>
          <w:lang w:val="en-US"/>
        </w:rPr>
        <w:t xml:space="preserve"> (1969) to Atki</w:t>
      </w:r>
      <w:r w:rsidR="004F4785" w:rsidRPr="00141B1B">
        <w:rPr>
          <w:lang w:val="en-US"/>
        </w:rPr>
        <w:t>nson (1970) to Sen (1973) warn us against relying on a single inequality measure</w:t>
      </w:r>
      <w:r w:rsidR="004F4785">
        <w:rPr>
          <w:lang w:val="en-US"/>
        </w:rPr>
        <w:t xml:space="preserve">. </w:t>
      </w:r>
      <w:r w:rsidR="00460F6B">
        <w:rPr>
          <w:lang w:val="en-US"/>
        </w:rPr>
        <w:t>Using</w:t>
      </w:r>
      <w:r w:rsidR="00141B1B" w:rsidRPr="00141B1B">
        <w:rPr>
          <w:lang w:val="en-US"/>
        </w:rPr>
        <w:t xml:space="preserve"> just a few different inequality measures as suggested by </w:t>
      </w:r>
      <w:proofErr w:type="spellStart"/>
      <w:r w:rsidR="00141B1B" w:rsidRPr="00141B1B">
        <w:rPr>
          <w:lang w:val="en-US"/>
        </w:rPr>
        <w:t>Shorrocks</w:t>
      </w:r>
      <w:proofErr w:type="spellEnd"/>
      <w:r w:rsidR="00141B1B" w:rsidRPr="00141B1B">
        <w:rPr>
          <w:lang w:val="en-US"/>
        </w:rPr>
        <w:t xml:space="preserve"> and </w:t>
      </w:r>
      <w:proofErr w:type="spellStart"/>
      <w:r w:rsidR="00141B1B" w:rsidRPr="00141B1B">
        <w:rPr>
          <w:lang w:val="en-US"/>
        </w:rPr>
        <w:t>Slottje</w:t>
      </w:r>
      <w:proofErr w:type="spellEnd"/>
      <w:r w:rsidR="00141B1B" w:rsidRPr="00141B1B">
        <w:rPr>
          <w:lang w:val="en-US"/>
        </w:rPr>
        <w:t xml:space="preserve"> (2002) can effectively and </w:t>
      </w:r>
      <w:r w:rsidR="004F4785" w:rsidRPr="00141B1B">
        <w:rPr>
          <w:lang w:val="en-US"/>
        </w:rPr>
        <w:t>accurately</w:t>
      </w:r>
      <w:r w:rsidR="00141B1B" w:rsidRPr="00141B1B">
        <w:rPr>
          <w:lang w:val="en-US"/>
        </w:rPr>
        <w:t xml:space="preserve"> compare inequality across populations or over time. </w:t>
      </w:r>
      <w:r w:rsidR="004F4785">
        <w:rPr>
          <w:lang w:val="en-US"/>
        </w:rPr>
        <w:t>M</w:t>
      </w:r>
      <w:r w:rsidR="004F4785" w:rsidRPr="00141B1B">
        <w:rPr>
          <w:lang w:val="en-US"/>
        </w:rPr>
        <w:t>ore generally</w:t>
      </w:r>
      <w:r w:rsidR="004F4785">
        <w:rPr>
          <w:lang w:val="en-US"/>
        </w:rPr>
        <w:t xml:space="preserve">, </w:t>
      </w:r>
      <w:proofErr w:type="spellStart"/>
      <w:r w:rsidR="00141B1B" w:rsidRPr="00141B1B">
        <w:rPr>
          <w:lang w:val="en-US"/>
        </w:rPr>
        <w:t>Hao</w:t>
      </w:r>
      <w:proofErr w:type="spellEnd"/>
      <w:r w:rsidR="00141B1B" w:rsidRPr="00141B1B">
        <w:rPr>
          <w:lang w:val="en-US"/>
        </w:rPr>
        <w:t xml:space="preserve"> and </w:t>
      </w:r>
      <w:proofErr w:type="spellStart"/>
      <w:r w:rsidR="00141B1B" w:rsidRPr="00141B1B">
        <w:rPr>
          <w:lang w:val="en-US"/>
        </w:rPr>
        <w:t>Naiman</w:t>
      </w:r>
      <w:proofErr w:type="spellEnd"/>
      <w:r w:rsidR="00141B1B" w:rsidRPr="00141B1B">
        <w:rPr>
          <w:lang w:val="en-US"/>
        </w:rPr>
        <w:t xml:space="preserve"> (2010:62) suggest paying attention to the middle, to</w:t>
      </w:r>
      <w:r w:rsidR="004F4785">
        <w:rPr>
          <w:lang w:val="en-US"/>
        </w:rPr>
        <w:t xml:space="preserve"> the</w:t>
      </w:r>
      <w:r w:rsidR="00141B1B" w:rsidRPr="00141B1B">
        <w:rPr>
          <w:lang w:val="en-US"/>
        </w:rPr>
        <w:t xml:space="preserve"> lower region and the two extremes of a distribution.</w:t>
      </w:r>
    </w:p>
    <w:p w14:paraId="0D3F13C6" w14:textId="30B16112" w:rsidR="001D27D7" w:rsidRDefault="001D27D7" w:rsidP="001D27D7">
      <w:pPr>
        <w:pStyle w:val="Heading2"/>
      </w:pPr>
      <w:bookmarkStart w:id="91" w:name="_Ref406405239"/>
      <w:bookmarkStart w:id="92" w:name="_Toc406505788"/>
      <w:r w:rsidRPr="00A04E33">
        <w:rPr>
          <w:lang w:val="en-US"/>
        </w:rPr>
        <w:t xml:space="preserve">Statistical </w:t>
      </w:r>
      <w:r w:rsidR="002B69C3">
        <w:rPr>
          <w:lang w:val="en-US"/>
        </w:rPr>
        <w:t>u</w:t>
      </w:r>
      <w:r w:rsidRPr="00A04E33">
        <w:rPr>
          <w:lang w:val="en-US"/>
        </w:rPr>
        <w:t>nits</w:t>
      </w:r>
      <w:bookmarkEnd w:id="91"/>
      <w:bookmarkEnd w:id="92"/>
    </w:p>
    <w:p w14:paraId="47E640C9" w14:textId="43BA7A61" w:rsidR="001D27D7" w:rsidRPr="00676E3F" w:rsidRDefault="00460F6B" w:rsidP="00D6131E">
      <w:pPr>
        <w:jc w:val="both"/>
        <w:rPr>
          <w:lang w:val="en-US"/>
        </w:rPr>
      </w:pPr>
      <w:r>
        <w:rPr>
          <w:lang w:val="en-US"/>
        </w:rPr>
        <w:t>Commonly</w:t>
      </w:r>
      <w:r w:rsidR="001D27D7" w:rsidRPr="00676E3F">
        <w:rPr>
          <w:lang w:val="en-US"/>
        </w:rPr>
        <w:t xml:space="preserve">, households </w:t>
      </w:r>
      <w:r>
        <w:rPr>
          <w:lang w:val="en-US"/>
        </w:rPr>
        <w:t xml:space="preserve">and </w:t>
      </w:r>
      <w:r w:rsidR="001D27D7" w:rsidRPr="00676E3F">
        <w:rPr>
          <w:lang w:val="en-US"/>
        </w:rPr>
        <w:t xml:space="preserve">not individuals </w:t>
      </w:r>
      <w:r>
        <w:rPr>
          <w:lang w:val="en-US"/>
        </w:rPr>
        <w:t xml:space="preserve">are the statistical units for inequality analysis </w:t>
      </w:r>
      <w:r w:rsidR="001D27D7" w:rsidRPr="00676E3F">
        <w:rPr>
          <w:lang w:val="en-US"/>
        </w:rPr>
        <w:t>(OECD, 2013, 60). Indeed</w:t>
      </w:r>
      <w:r w:rsidR="00E236DE">
        <w:rPr>
          <w:lang w:val="en-US"/>
        </w:rPr>
        <w:t>, although</w:t>
      </w:r>
      <w:r w:rsidR="00A04E33">
        <w:rPr>
          <w:lang w:val="en-US"/>
        </w:rPr>
        <w:t xml:space="preserve"> </w:t>
      </w:r>
      <w:r w:rsidR="001D27D7" w:rsidRPr="00676E3F">
        <w:rPr>
          <w:lang w:val="en-US"/>
        </w:rPr>
        <w:t xml:space="preserve">individuals </w:t>
      </w:r>
      <w:r w:rsidR="00E236DE">
        <w:rPr>
          <w:lang w:val="en-US"/>
        </w:rPr>
        <w:t>have an</w:t>
      </w:r>
      <w:r w:rsidR="001D27D7" w:rsidRPr="00676E3F">
        <w:rPr>
          <w:lang w:val="en-US"/>
        </w:rPr>
        <w:t xml:space="preserve"> income</w:t>
      </w:r>
      <w:r w:rsidR="00A04E33">
        <w:rPr>
          <w:lang w:val="en-US"/>
        </w:rPr>
        <w:t>,</w:t>
      </w:r>
      <w:r w:rsidR="001D27D7" w:rsidRPr="00676E3F">
        <w:rPr>
          <w:lang w:val="en-US"/>
        </w:rPr>
        <w:t xml:space="preserve"> own assets and experience economic well-being, their possibility to do so is strongly tied to the concept of household. </w:t>
      </w:r>
      <w:r w:rsidR="00A04E33">
        <w:rPr>
          <w:lang w:val="en-US"/>
        </w:rPr>
        <w:t xml:space="preserve">A </w:t>
      </w:r>
      <w:r w:rsidR="00722C23">
        <w:rPr>
          <w:lang w:val="en-US"/>
        </w:rPr>
        <w:t xml:space="preserve">household is defined by </w:t>
      </w:r>
      <w:r w:rsidR="001D27D7" w:rsidRPr="00676E3F">
        <w:rPr>
          <w:lang w:val="en-US"/>
        </w:rPr>
        <w:t xml:space="preserve">all persons under the same housing arrangement. </w:t>
      </w:r>
      <w:r w:rsidR="00555896">
        <w:rPr>
          <w:lang w:val="en-US"/>
        </w:rPr>
        <w:t xml:space="preserve">Data is collected </w:t>
      </w:r>
      <w:r w:rsidR="001D27D7" w:rsidRPr="00676E3F">
        <w:rPr>
          <w:lang w:val="en-US"/>
        </w:rPr>
        <w:t>on</w:t>
      </w:r>
      <w:r w:rsidR="00115AF5">
        <w:rPr>
          <w:lang w:val="en-US"/>
        </w:rPr>
        <w:t xml:space="preserve"> the</w:t>
      </w:r>
      <w:r w:rsidR="001D27D7" w:rsidRPr="00676E3F">
        <w:rPr>
          <w:lang w:val="en-US"/>
        </w:rPr>
        <w:t xml:space="preserve"> household level instead of </w:t>
      </w:r>
      <w:r w:rsidR="00115AF5">
        <w:rPr>
          <w:lang w:val="en-US"/>
        </w:rPr>
        <w:t xml:space="preserve">the </w:t>
      </w:r>
      <w:r w:rsidR="001D27D7" w:rsidRPr="00676E3F">
        <w:rPr>
          <w:lang w:val="en-US"/>
        </w:rPr>
        <w:t>individual level</w:t>
      </w:r>
      <w:r w:rsidR="00555896">
        <w:rPr>
          <w:lang w:val="en-US"/>
        </w:rPr>
        <w:t xml:space="preserve"> because it is assumed</w:t>
      </w:r>
      <w:r w:rsidR="00115AF5">
        <w:rPr>
          <w:lang w:val="en-US"/>
        </w:rPr>
        <w:t>,</w:t>
      </w:r>
      <w:r w:rsidR="001D27D7" w:rsidRPr="00676E3F">
        <w:rPr>
          <w:lang w:val="en-US"/>
        </w:rPr>
        <w:t xml:space="preserve"> that people in the same household share resources and </w:t>
      </w:r>
      <w:r w:rsidR="001D27D7" w:rsidRPr="00676E3F">
        <w:rPr>
          <w:lang w:val="en-US"/>
        </w:rPr>
        <w:lastRenderedPageBreak/>
        <w:t xml:space="preserve">therefore pool their incomes (when two or more earners live together) and use the household income to provide the essentials of living for every household member (also non-earning members, like children). </w:t>
      </w:r>
      <w:r w:rsidR="0087445A">
        <w:rPr>
          <w:lang w:val="en-US"/>
        </w:rPr>
        <w:t>Correspondingly</w:t>
      </w:r>
      <w:r w:rsidR="001D27D7" w:rsidRPr="00676E3F">
        <w:rPr>
          <w:lang w:val="en-US"/>
        </w:rPr>
        <w:t xml:space="preserve">, there are economies of scale </w:t>
      </w:r>
      <w:r w:rsidR="00FB64F2">
        <w:rPr>
          <w:lang w:val="en-US"/>
        </w:rPr>
        <w:t>for</w:t>
      </w:r>
      <w:r w:rsidR="001D27D7" w:rsidRPr="00676E3F">
        <w:rPr>
          <w:lang w:val="en-US"/>
        </w:rPr>
        <w:t xml:space="preserve"> people </w:t>
      </w:r>
      <w:r w:rsidR="00FB64F2" w:rsidRPr="00676E3F">
        <w:rPr>
          <w:lang w:val="en-US"/>
        </w:rPr>
        <w:t>shari</w:t>
      </w:r>
      <w:r w:rsidR="00FB64F2">
        <w:rPr>
          <w:lang w:val="en-US"/>
        </w:rPr>
        <w:t>ng</w:t>
      </w:r>
      <w:r w:rsidR="001D27D7" w:rsidRPr="00676E3F">
        <w:rPr>
          <w:lang w:val="en-US"/>
        </w:rPr>
        <w:t xml:space="preserve"> living space and commodities. </w:t>
      </w:r>
      <w:r w:rsidR="00115AF5">
        <w:rPr>
          <w:lang w:val="en-US"/>
        </w:rPr>
        <w:t>When comparing</w:t>
      </w:r>
      <w:r w:rsidR="001D27D7" w:rsidRPr="00676E3F">
        <w:rPr>
          <w:lang w:val="en-US"/>
        </w:rPr>
        <w:t xml:space="preserve"> the individual economic well-being among individuals living in different households</w:t>
      </w:r>
      <w:r w:rsidR="00115AF5">
        <w:rPr>
          <w:lang w:val="en-US"/>
        </w:rPr>
        <w:t>,</w:t>
      </w:r>
      <w:r w:rsidR="001D27D7" w:rsidRPr="00676E3F">
        <w:rPr>
          <w:lang w:val="en-US"/>
        </w:rPr>
        <w:t xml:space="preserve"> usually equivalence scales are used </w:t>
      </w:r>
      <w:r w:rsidR="001D27D7">
        <w:rPr>
          <w:lang w:val="en-US"/>
        </w:rPr>
        <w:t xml:space="preserve">as </w:t>
      </w:r>
      <w:r w:rsidR="00A15967">
        <w:rPr>
          <w:lang w:val="en-US"/>
        </w:rPr>
        <w:t xml:space="preserve">already </w:t>
      </w:r>
      <w:r w:rsidR="001D27D7">
        <w:rPr>
          <w:lang w:val="en-US"/>
        </w:rPr>
        <w:t>mentioned above.</w:t>
      </w:r>
    </w:p>
    <w:p w14:paraId="674F52DF" w14:textId="1FE5C82F" w:rsidR="00676E3F" w:rsidRDefault="003174A7" w:rsidP="00676E3F">
      <w:pPr>
        <w:pStyle w:val="Heading2"/>
        <w:rPr>
          <w:lang w:val="en-US"/>
        </w:rPr>
      </w:pPr>
      <w:r>
        <w:rPr>
          <w:lang w:val="en-US"/>
        </w:rPr>
        <w:t xml:space="preserve">Population </w:t>
      </w:r>
      <w:r w:rsidR="002B69C3">
        <w:rPr>
          <w:lang w:val="en-US"/>
        </w:rPr>
        <w:t>c</w:t>
      </w:r>
      <w:r>
        <w:rPr>
          <w:lang w:val="en-US"/>
        </w:rPr>
        <w:t>overage</w:t>
      </w:r>
    </w:p>
    <w:p w14:paraId="40E0E8F2" w14:textId="3C41C7BC" w:rsidR="007B38F2" w:rsidRPr="00EB2518" w:rsidRDefault="00B2353A" w:rsidP="00D6131E">
      <w:pPr>
        <w:jc w:val="both"/>
        <w:rPr>
          <w:lang w:val="en-US"/>
        </w:rPr>
      </w:pPr>
      <w:r>
        <w:rPr>
          <w:lang w:val="en-US"/>
        </w:rPr>
        <w:t xml:space="preserve">Generally, </w:t>
      </w:r>
      <w:r w:rsidR="00A04E33">
        <w:rPr>
          <w:lang w:val="en-US"/>
        </w:rPr>
        <w:t>i</w:t>
      </w:r>
      <w:r>
        <w:rPr>
          <w:lang w:val="en-US"/>
        </w:rPr>
        <w:t xml:space="preserve">nequality </w:t>
      </w:r>
      <w:r w:rsidR="00A04E33">
        <w:rPr>
          <w:lang w:val="en-US"/>
        </w:rPr>
        <w:t>s</w:t>
      </w:r>
      <w:r w:rsidR="00A04E33" w:rsidRPr="001D27D7">
        <w:rPr>
          <w:lang w:val="en-US"/>
        </w:rPr>
        <w:t xml:space="preserve">tudies </w:t>
      </w:r>
      <w:r w:rsidR="009A7E4E" w:rsidRPr="001D27D7">
        <w:rPr>
          <w:lang w:val="en-US"/>
        </w:rPr>
        <w:t xml:space="preserve">try to </w:t>
      </w:r>
      <w:r w:rsidR="00CA0F26" w:rsidRPr="001D27D7">
        <w:rPr>
          <w:lang w:val="en-US"/>
        </w:rPr>
        <w:t>make</w:t>
      </w:r>
      <w:r w:rsidR="00A440C5" w:rsidRPr="001D27D7">
        <w:rPr>
          <w:lang w:val="en-US"/>
        </w:rPr>
        <w:t xml:space="preserve"> a</w:t>
      </w:r>
      <w:r w:rsidR="00CA0F26" w:rsidRPr="001D27D7">
        <w:rPr>
          <w:lang w:val="en-US"/>
        </w:rPr>
        <w:t xml:space="preserve"> statement about the whole</w:t>
      </w:r>
      <w:r w:rsidR="009A7E4E" w:rsidRPr="001D27D7">
        <w:rPr>
          <w:lang w:val="en-US"/>
        </w:rPr>
        <w:t xml:space="preserve"> population of interest</w:t>
      </w:r>
      <w:r w:rsidR="00CA0F26" w:rsidRPr="001D27D7">
        <w:rPr>
          <w:lang w:val="en-US"/>
        </w:rPr>
        <w:t xml:space="preserve"> (e.g. nation)</w:t>
      </w:r>
      <w:r w:rsidR="009A7E4E" w:rsidRPr="00D85FDF">
        <w:rPr>
          <w:lang w:val="en-US"/>
        </w:rPr>
        <w:t xml:space="preserve">. </w:t>
      </w:r>
      <w:r w:rsidR="000635B3">
        <w:rPr>
          <w:lang w:val="en-US"/>
        </w:rPr>
        <w:t>It is mostly resources and/or options of researchers that determine w</w:t>
      </w:r>
      <w:r>
        <w:rPr>
          <w:lang w:val="en-US"/>
        </w:rPr>
        <w:t>hether</w:t>
      </w:r>
      <w:r w:rsidR="009A7E4E" w:rsidRPr="00D85FDF">
        <w:rPr>
          <w:lang w:val="en-US"/>
        </w:rPr>
        <w:t xml:space="preserve"> such a venture</w:t>
      </w:r>
      <w:r>
        <w:rPr>
          <w:lang w:val="en-US"/>
        </w:rPr>
        <w:t xml:space="preserve"> has success</w:t>
      </w:r>
      <w:r w:rsidR="000635B3">
        <w:rPr>
          <w:lang w:val="en-US"/>
        </w:rPr>
        <w:t xml:space="preserve">, as </w:t>
      </w:r>
      <w:r w:rsidR="003D2183">
        <w:rPr>
          <w:lang w:val="en-US"/>
        </w:rPr>
        <w:t>these restrictions shape</w:t>
      </w:r>
      <w:r w:rsidR="00A04E33">
        <w:rPr>
          <w:lang w:val="en-US"/>
        </w:rPr>
        <w:t xml:space="preserve"> </w:t>
      </w:r>
      <w:r w:rsidR="000635B3">
        <w:rPr>
          <w:lang w:val="en-US"/>
        </w:rPr>
        <w:t>the way data is collected.</w:t>
      </w:r>
      <w:r w:rsidR="009A7E4E" w:rsidRPr="00D85FDF">
        <w:rPr>
          <w:lang w:val="en-US"/>
        </w:rPr>
        <w:t xml:space="preserve"> </w:t>
      </w:r>
      <w:r w:rsidR="0089798D" w:rsidRPr="001D27D7">
        <w:rPr>
          <w:lang w:val="en-US"/>
        </w:rPr>
        <w:t>When total population data is not at hand, r</w:t>
      </w:r>
      <w:r w:rsidR="00CA0F26" w:rsidRPr="001D27D7">
        <w:rPr>
          <w:lang w:val="en-US"/>
        </w:rPr>
        <w:t xml:space="preserve">esearchers usually work with samples and try to infer </w:t>
      </w:r>
      <w:r w:rsidR="0089798D" w:rsidRPr="001D27D7">
        <w:rPr>
          <w:lang w:val="en-US"/>
        </w:rPr>
        <w:t>from</w:t>
      </w:r>
      <w:r w:rsidR="00A15967">
        <w:rPr>
          <w:lang w:val="en-US"/>
        </w:rPr>
        <w:t xml:space="preserve"> samples </w:t>
      </w:r>
      <w:r w:rsidR="00091514">
        <w:rPr>
          <w:lang w:val="en-US"/>
        </w:rPr>
        <w:t>to</w:t>
      </w:r>
      <w:r w:rsidR="00CA0F26" w:rsidRPr="001D27D7">
        <w:rPr>
          <w:lang w:val="en-US"/>
        </w:rPr>
        <w:t xml:space="preserve"> the population. </w:t>
      </w:r>
      <w:r w:rsidR="00CA0F26" w:rsidRPr="001D27D7">
        <w:rPr>
          <w:szCs w:val="19"/>
          <w:lang w:val="en-US"/>
        </w:rPr>
        <w:t>This is a thorny task for surveys, because nonresponse is a major source of bias (Bethlehem et al., 2011). Alternatively</w:t>
      </w:r>
      <w:r w:rsidR="007B38F2">
        <w:rPr>
          <w:szCs w:val="19"/>
          <w:lang w:val="en-US"/>
        </w:rPr>
        <w:t>,</w:t>
      </w:r>
      <w:r w:rsidR="00CA0F26" w:rsidRPr="001D27D7">
        <w:rPr>
          <w:szCs w:val="19"/>
          <w:lang w:val="en-US"/>
        </w:rPr>
        <w:t xml:space="preserve"> researches </w:t>
      </w:r>
      <w:r w:rsidR="0089798D" w:rsidRPr="001D27D7">
        <w:rPr>
          <w:szCs w:val="19"/>
          <w:lang w:val="en-US"/>
        </w:rPr>
        <w:t>can use income data from registers, when suitable administrative data and a legal basis to use them for statistical purposes</w:t>
      </w:r>
      <w:r w:rsidR="00A15967">
        <w:rPr>
          <w:szCs w:val="19"/>
          <w:lang w:val="en-US"/>
        </w:rPr>
        <w:t xml:space="preserve"> </w:t>
      </w:r>
      <w:r w:rsidR="00A15967" w:rsidRPr="001D27D7">
        <w:rPr>
          <w:szCs w:val="19"/>
          <w:lang w:val="en-US"/>
        </w:rPr>
        <w:t>exist</w:t>
      </w:r>
      <w:r w:rsidR="0089798D" w:rsidRPr="001D27D7">
        <w:rPr>
          <w:szCs w:val="19"/>
          <w:lang w:val="en-US"/>
        </w:rPr>
        <w:t>. In fact</w:t>
      </w:r>
      <w:r w:rsidR="007B38F2">
        <w:rPr>
          <w:szCs w:val="19"/>
          <w:lang w:val="en-US"/>
        </w:rPr>
        <w:t>,</w:t>
      </w:r>
      <w:r w:rsidR="0089798D" w:rsidRPr="001D27D7">
        <w:rPr>
          <w:szCs w:val="19"/>
          <w:lang w:val="en-US"/>
        </w:rPr>
        <w:t xml:space="preserve"> nearly a third of all countries </w:t>
      </w:r>
      <w:r w:rsidR="007B38F2">
        <w:rPr>
          <w:szCs w:val="19"/>
          <w:lang w:val="en-US"/>
        </w:rPr>
        <w:t>that participate</w:t>
      </w:r>
      <w:r w:rsidR="007B38F2" w:rsidRPr="001D27D7">
        <w:rPr>
          <w:szCs w:val="19"/>
          <w:lang w:val="en-US"/>
        </w:rPr>
        <w:t xml:space="preserve"> </w:t>
      </w:r>
      <w:r w:rsidR="0089798D" w:rsidRPr="001D27D7">
        <w:rPr>
          <w:szCs w:val="19"/>
          <w:lang w:val="en-US"/>
        </w:rPr>
        <w:t xml:space="preserve">in the European Union’s Statistics on Income and Living Conditions (EU-SILC) collect at least some of their income data from registers (OECD 2013:93). However, in some countries register data on income may be incomplete, which may exclude significant proportions of the population. Compilers of income data from administrative data therefore should be aware of the shortcomings of </w:t>
      </w:r>
      <w:r w:rsidR="00A440C5" w:rsidRPr="001D27D7">
        <w:rPr>
          <w:szCs w:val="19"/>
          <w:lang w:val="en-US"/>
        </w:rPr>
        <w:t>their</w:t>
      </w:r>
      <w:r w:rsidR="0089798D" w:rsidRPr="001D27D7">
        <w:rPr>
          <w:szCs w:val="19"/>
          <w:lang w:val="en-US"/>
        </w:rPr>
        <w:t xml:space="preserve"> data.</w:t>
      </w:r>
    </w:p>
    <w:p w14:paraId="37DC4537" w14:textId="77777777" w:rsidR="00B14648" w:rsidRPr="00EB2518" w:rsidRDefault="00B14648" w:rsidP="00B14648">
      <w:pPr>
        <w:rPr>
          <w:lang w:val="en-US"/>
        </w:rPr>
      </w:pPr>
    </w:p>
    <w:p w14:paraId="18582B72" w14:textId="77777777" w:rsidR="00B14648" w:rsidRDefault="00B14648" w:rsidP="00B14648">
      <w:pPr>
        <w:pStyle w:val="Heading1"/>
        <w:rPr>
          <w:lang w:val="en-US"/>
        </w:rPr>
      </w:pPr>
      <w:bookmarkStart w:id="93" w:name="_Ref399330540"/>
      <w:bookmarkStart w:id="94" w:name="_Toc406505790"/>
      <w:r w:rsidRPr="00B14648">
        <w:rPr>
          <w:lang w:val="en-US"/>
        </w:rPr>
        <w:t>Comparison of tax data and survey data – overview of advantages and shortcomings</w:t>
      </w:r>
      <w:bookmarkEnd w:id="93"/>
      <w:bookmarkEnd w:id="94"/>
    </w:p>
    <w:p w14:paraId="09876D70" w14:textId="4415F89A" w:rsidR="00B14648" w:rsidRPr="00B14648" w:rsidRDefault="00B14648" w:rsidP="00D6131E">
      <w:pPr>
        <w:pStyle w:val="NormalWeb"/>
        <w:jc w:val="both"/>
        <w:rPr>
          <w:rFonts w:ascii="Lucida Sans" w:hAnsi="Lucida Sans"/>
          <w:b/>
          <w:sz w:val="19"/>
          <w:szCs w:val="19"/>
          <w:lang w:val="en-US"/>
        </w:rPr>
      </w:pPr>
      <w:r w:rsidRPr="00B14648">
        <w:rPr>
          <w:rFonts w:ascii="Lucida Sans" w:hAnsi="Lucida Sans"/>
          <w:sz w:val="19"/>
          <w:szCs w:val="19"/>
          <w:lang w:val="en-US"/>
        </w:rPr>
        <w:t xml:space="preserve">To define a standard of measuring economic resources and related inequality we </w:t>
      </w:r>
      <w:r w:rsidR="00A15967">
        <w:rPr>
          <w:rFonts w:ascii="Lucida Sans" w:hAnsi="Lucida Sans"/>
          <w:sz w:val="19"/>
          <w:szCs w:val="19"/>
          <w:lang w:val="en-US"/>
        </w:rPr>
        <w:t>introduced</w:t>
      </w:r>
      <w:r w:rsidRPr="00B14648">
        <w:rPr>
          <w:rFonts w:ascii="Lucida Sans" w:hAnsi="Lucida Sans"/>
          <w:sz w:val="19"/>
          <w:szCs w:val="19"/>
          <w:lang w:val="en-US"/>
        </w:rPr>
        <w:t xml:space="preserve"> four </w:t>
      </w:r>
      <w:r w:rsidR="00070C65">
        <w:rPr>
          <w:rFonts w:ascii="Lucida Sans" w:hAnsi="Lucida Sans"/>
          <w:sz w:val="19"/>
          <w:szCs w:val="19"/>
          <w:lang w:val="en-US"/>
        </w:rPr>
        <w:t>key</w:t>
      </w:r>
      <w:r w:rsidR="00070C65" w:rsidRPr="00B14648">
        <w:rPr>
          <w:rFonts w:ascii="Lucida Sans" w:hAnsi="Lucida Sans"/>
          <w:sz w:val="19"/>
          <w:szCs w:val="19"/>
          <w:lang w:val="en-US"/>
        </w:rPr>
        <w:t xml:space="preserve"> </w:t>
      </w:r>
      <w:r w:rsidR="009B1D7B">
        <w:rPr>
          <w:rFonts w:ascii="Lucida Sans" w:hAnsi="Lucida Sans"/>
          <w:sz w:val="19"/>
          <w:szCs w:val="19"/>
          <w:lang w:val="en-US"/>
        </w:rPr>
        <w:t>areas</w:t>
      </w:r>
      <w:r w:rsidRPr="00B14648">
        <w:rPr>
          <w:rFonts w:ascii="Lucida Sans" w:hAnsi="Lucida Sans"/>
          <w:sz w:val="19"/>
          <w:szCs w:val="19"/>
          <w:lang w:val="en-US"/>
        </w:rPr>
        <w:t xml:space="preserve"> </w:t>
      </w:r>
      <w:r w:rsidR="009B1D7B">
        <w:rPr>
          <w:rFonts w:ascii="Lucida Sans" w:hAnsi="Lucida Sans"/>
          <w:sz w:val="19"/>
          <w:szCs w:val="19"/>
          <w:lang w:val="en-US"/>
        </w:rPr>
        <w:t xml:space="preserve">researchers </w:t>
      </w:r>
      <w:r w:rsidRPr="00B14648">
        <w:rPr>
          <w:rFonts w:ascii="Lucida Sans" w:hAnsi="Lucida Sans"/>
          <w:sz w:val="19"/>
          <w:szCs w:val="19"/>
          <w:lang w:val="en-US"/>
        </w:rPr>
        <w:t xml:space="preserve">need to address. </w:t>
      </w:r>
      <w:r w:rsidR="00AD5DC9">
        <w:rPr>
          <w:rFonts w:ascii="Lucida Sans" w:hAnsi="Lucida Sans"/>
          <w:sz w:val="19"/>
          <w:szCs w:val="19"/>
          <w:lang w:val="en-US"/>
        </w:rPr>
        <w:t>I</w:t>
      </w:r>
      <w:r w:rsidR="004E4D6D">
        <w:rPr>
          <w:rFonts w:ascii="Lucida Sans" w:hAnsi="Lucida Sans"/>
          <w:sz w:val="19"/>
          <w:szCs w:val="19"/>
          <w:lang w:val="en-US"/>
        </w:rPr>
        <w:t>deally we want to (1) look at income, wealth and consumption together, (2) do that</w:t>
      </w:r>
      <w:r w:rsidR="00300BA3">
        <w:rPr>
          <w:rFonts w:ascii="Lucida Sans" w:hAnsi="Lucida Sans"/>
          <w:sz w:val="19"/>
          <w:szCs w:val="19"/>
          <w:lang w:val="en-US"/>
        </w:rPr>
        <w:t xml:space="preserve"> for disposable </w:t>
      </w:r>
      <w:r w:rsidR="00A440C5">
        <w:rPr>
          <w:rFonts w:ascii="Lucida Sans" w:hAnsi="Lucida Sans"/>
          <w:sz w:val="19"/>
          <w:szCs w:val="19"/>
          <w:lang w:val="en-US"/>
        </w:rPr>
        <w:t>resources</w:t>
      </w:r>
      <w:r w:rsidR="00300BA3">
        <w:rPr>
          <w:rFonts w:ascii="Lucida Sans" w:hAnsi="Lucida Sans"/>
          <w:sz w:val="19"/>
          <w:szCs w:val="19"/>
          <w:lang w:val="en-US"/>
        </w:rPr>
        <w:t xml:space="preserve"> on</w:t>
      </w:r>
      <w:r w:rsidR="00CA0F26">
        <w:rPr>
          <w:rFonts w:ascii="Lucida Sans" w:hAnsi="Lucida Sans"/>
          <w:sz w:val="19"/>
          <w:szCs w:val="19"/>
          <w:lang w:val="en-US"/>
        </w:rPr>
        <w:t xml:space="preserve"> </w:t>
      </w:r>
      <w:r w:rsidR="004E4D6D">
        <w:rPr>
          <w:rFonts w:ascii="Lucida Sans" w:hAnsi="Lucida Sans"/>
          <w:sz w:val="19"/>
          <w:szCs w:val="19"/>
          <w:lang w:val="en-US"/>
        </w:rPr>
        <w:t>household level, (3) have data suitable to calculate all types of inequality measures</w:t>
      </w:r>
      <w:r w:rsidR="00EB2518">
        <w:rPr>
          <w:rFonts w:ascii="Lucida Sans" w:hAnsi="Lucida Sans"/>
          <w:sz w:val="19"/>
          <w:szCs w:val="19"/>
          <w:lang w:val="en-US"/>
        </w:rPr>
        <w:t xml:space="preserve"> and </w:t>
      </w:r>
      <w:r w:rsidR="004E4D6D">
        <w:rPr>
          <w:rFonts w:ascii="Lucida Sans" w:hAnsi="Lucida Sans"/>
          <w:sz w:val="19"/>
          <w:szCs w:val="19"/>
          <w:lang w:val="en-US"/>
        </w:rPr>
        <w:t>(4) calculate an unbiased estimate of</w:t>
      </w:r>
      <w:r w:rsidR="0097311D">
        <w:rPr>
          <w:rFonts w:ascii="Lucida Sans" w:hAnsi="Lucida Sans"/>
          <w:sz w:val="19"/>
          <w:szCs w:val="19"/>
          <w:lang w:val="en-US"/>
        </w:rPr>
        <w:t xml:space="preserve"> </w:t>
      </w:r>
      <w:r w:rsidR="00A440C5">
        <w:rPr>
          <w:rFonts w:ascii="Lucida Sans" w:hAnsi="Lucida Sans"/>
          <w:sz w:val="19"/>
          <w:szCs w:val="19"/>
          <w:lang w:val="en-US"/>
        </w:rPr>
        <w:t>a</w:t>
      </w:r>
      <w:r w:rsidR="00091514">
        <w:rPr>
          <w:rFonts w:ascii="Lucida Sans" w:hAnsi="Lucida Sans"/>
          <w:sz w:val="19"/>
          <w:szCs w:val="19"/>
          <w:lang w:val="en-US"/>
        </w:rPr>
        <w:t xml:space="preserve"> chosen </w:t>
      </w:r>
      <w:r w:rsidR="0097311D">
        <w:rPr>
          <w:rFonts w:ascii="Lucida Sans" w:hAnsi="Lucida Sans"/>
          <w:sz w:val="19"/>
          <w:szCs w:val="19"/>
          <w:lang w:val="en-US"/>
        </w:rPr>
        <w:t xml:space="preserve">inequality measure. </w:t>
      </w:r>
      <w:r w:rsidRPr="00B14648">
        <w:rPr>
          <w:rFonts w:ascii="Lucida Sans" w:hAnsi="Lucida Sans"/>
          <w:sz w:val="19"/>
          <w:szCs w:val="19"/>
          <w:lang w:val="en-US"/>
        </w:rPr>
        <w:fldChar w:fldCharType="begin"/>
      </w:r>
      <w:r w:rsidRPr="00B14648">
        <w:rPr>
          <w:rFonts w:ascii="Lucida Sans" w:hAnsi="Lucida Sans"/>
          <w:sz w:val="19"/>
          <w:szCs w:val="19"/>
          <w:lang w:val="en-US"/>
        </w:rPr>
        <w:instrText xml:space="preserve"> REF _Ref399323828 \h  \* MERGEFORMAT </w:instrText>
      </w:r>
      <w:r w:rsidRPr="00B14648">
        <w:rPr>
          <w:rFonts w:ascii="Lucida Sans" w:hAnsi="Lucida Sans"/>
          <w:sz w:val="19"/>
          <w:szCs w:val="19"/>
          <w:lang w:val="en-US"/>
        </w:rPr>
      </w:r>
      <w:r w:rsidRPr="00B14648">
        <w:rPr>
          <w:rFonts w:ascii="Lucida Sans" w:hAnsi="Lucida Sans"/>
          <w:sz w:val="19"/>
          <w:szCs w:val="19"/>
          <w:lang w:val="en-US"/>
        </w:rPr>
        <w:fldChar w:fldCharType="separate"/>
      </w:r>
      <w:r w:rsidRPr="00B14648">
        <w:rPr>
          <w:rFonts w:ascii="Lucida Sans" w:hAnsi="Lucida Sans"/>
          <w:sz w:val="19"/>
          <w:szCs w:val="19"/>
          <w:lang w:val="en-US"/>
        </w:rPr>
        <w:t xml:space="preserve">Table </w:t>
      </w:r>
      <w:r w:rsidRPr="00B14648">
        <w:rPr>
          <w:rFonts w:ascii="Lucida Sans" w:hAnsi="Lucida Sans"/>
          <w:noProof/>
          <w:sz w:val="19"/>
          <w:szCs w:val="19"/>
          <w:lang w:val="en-US"/>
        </w:rPr>
        <w:t>1</w:t>
      </w:r>
      <w:r w:rsidRPr="00B14648">
        <w:rPr>
          <w:rFonts w:ascii="Lucida Sans" w:hAnsi="Lucida Sans"/>
          <w:sz w:val="19"/>
          <w:szCs w:val="19"/>
          <w:lang w:val="en-US"/>
        </w:rPr>
        <w:fldChar w:fldCharType="end"/>
      </w:r>
      <w:r w:rsidR="00091514">
        <w:rPr>
          <w:rFonts w:ascii="Lucida Sans" w:hAnsi="Lucida Sans"/>
          <w:sz w:val="19"/>
          <w:szCs w:val="19"/>
          <w:lang w:val="en-US"/>
        </w:rPr>
        <w:t xml:space="preserve"> compares tax</w:t>
      </w:r>
      <w:r w:rsidRPr="00B14648">
        <w:rPr>
          <w:rFonts w:ascii="Lucida Sans" w:hAnsi="Lucida Sans"/>
          <w:sz w:val="19"/>
          <w:szCs w:val="19"/>
          <w:lang w:val="en-US"/>
        </w:rPr>
        <w:t xml:space="preserve"> and survey </w:t>
      </w:r>
      <w:r w:rsidR="00091514">
        <w:rPr>
          <w:rFonts w:ascii="Lucida Sans" w:hAnsi="Lucida Sans"/>
          <w:sz w:val="19"/>
          <w:szCs w:val="19"/>
          <w:lang w:val="en-US"/>
        </w:rPr>
        <w:t xml:space="preserve">data </w:t>
      </w:r>
      <w:r w:rsidRPr="00B14648">
        <w:rPr>
          <w:rFonts w:ascii="Lucida Sans" w:hAnsi="Lucida Sans"/>
          <w:sz w:val="19"/>
          <w:szCs w:val="19"/>
          <w:lang w:val="en-US"/>
        </w:rPr>
        <w:t>on th</w:t>
      </w:r>
      <w:r w:rsidR="004E4D6D">
        <w:rPr>
          <w:rFonts w:ascii="Lucida Sans" w:hAnsi="Lucida Sans"/>
          <w:sz w:val="19"/>
          <w:szCs w:val="19"/>
          <w:lang w:val="en-US"/>
        </w:rPr>
        <w:t>ese</w:t>
      </w:r>
      <w:r w:rsidRPr="00B14648">
        <w:rPr>
          <w:rFonts w:ascii="Lucida Sans" w:hAnsi="Lucida Sans"/>
          <w:sz w:val="19"/>
          <w:szCs w:val="19"/>
          <w:lang w:val="en-US"/>
        </w:rPr>
        <w:t xml:space="preserve"> four dimensions and a</w:t>
      </w:r>
      <w:r w:rsidR="004E4D6D">
        <w:rPr>
          <w:rFonts w:ascii="Lucida Sans" w:hAnsi="Lucida Sans"/>
          <w:sz w:val="19"/>
          <w:szCs w:val="19"/>
          <w:lang w:val="en-US"/>
        </w:rPr>
        <w:t>d</w:t>
      </w:r>
      <w:r w:rsidRPr="00B14648">
        <w:rPr>
          <w:rFonts w:ascii="Lucida Sans" w:hAnsi="Lucida Sans"/>
          <w:sz w:val="19"/>
          <w:szCs w:val="19"/>
          <w:lang w:val="en-US"/>
        </w:rPr>
        <w:t xml:space="preserve">ds a fifth dimension </w:t>
      </w:r>
      <w:r w:rsidR="00147C01">
        <w:rPr>
          <w:rFonts w:ascii="Lucida Sans" w:hAnsi="Lucida Sans"/>
          <w:i/>
          <w:sz w:val="19"/>
          <w:szCs w:val="19"/>
          <w:lang w:val="en-US"/>
        </w:rPr>
        <w:t>availability</w:t>
      </w:r>
      <w:r w:rsidRPr="00B14648">
        <w:rPr>
          <w:rFonts w:ascii="Lucida Sans" w:hAnsi="Lucida Sans"/>
          <w:i/>
          <w:sz w:val="19"/>
          <w:szCs w:val="19"/>
          <w:lang w:val="en-US"/>
        </w:rPr>
        <w:t xml:space="preserve">, </w:t>
      </w:r>
      <w:r w:rsidRPr="00B14648">
        <w:rPr>
          <w:rFonts w:ascii="Lucida Sans" w:hAnsi="Lucida Sans"/>
          <w:sz w:val="19"/>
          <w:szCs w:val="19"/>
          <w:lang w:val="en-US"/>
        </w:rPr>
        <w:t>which is not a general need but an implication, when trends are of interest.</w:t>
      </w:r>
      <w:r w:rsidR="003174A7">
        <w:rPr>
          <w:rFonts w:ascii="Lucida Sans" w:hAnsi="Lucida Sans"/>
          <w:sz w:val="19"/>
          <w:szCs w:val="19"/>
          <w:lang w:val="en-US"/>
        </w:rPr>
        <w:t xml:space="preserve"> </w:t>
      </w:r>
      <w:r w:rsidR="00F52BB6">
        <w:rPr>
          <w:rFonts w:ascii="Lucida Sans" w:hAnsi="Lucida Sans"/>
          <w:sz w:val="19"/>
          <w:szCs w:val="19"/>
          <w:lang w:val="en-US"/>
        </w:rPr>
        <w:t>We separate</w:t>
      </w:r>
      <w:r w:rsidR="003174A7">
        <w:rPr>
          <w:rFonts w:ascii="Lucida Sans" w:hAnsi="Lucida Sans"/>
          <w:sz w:val="19"/>
          <w:szCs w:val="19"/>
          <w:lang w:val="en-US"/>
        </w:rPr>
        <w:t xml:space="preserve"> tax data </w:t>
      </w:r>
      <w:r w:rsidR="00F52BB6">
        <w:rPr>
          <w:rFonts w:ascii="Lucida Sans" w:hAnsi="Lucida Sans"/>
          <w:sz w:val="19"/>
          <w:szCs w:val="19"/>
          <w:lang w:val="en-US"/>
        </w:rPr>
        <w:t>between</w:t>
      </w:r>
      <w:r w:rsidR="003174A7">
        <w:rPr>
          <w:rFonts w:ascii="Lucida Sans" w:hAnsi="Lucida Sans"/>
          <w:sz w:val="19"/>
          <w:szCs w:val="19"/>
          <w:lang w:val="en-US"/>
        </w:rPr>
        <w:t xml:space="preserve"> aggregated statistics and </w:t>
      </w:r>
      <w:r w:rsidR="00D5668A">
        <w:rPr>
          <w:rFonts w:ascii="Lucida Sans" w:hAnsi="Lucida Sans"/>
          <w:sz w:val="19"/>
          <w:szCs w:val="19"/>
          <w:lang w:val="en-US"/>
        </w:rPr>
        <w:t>micro data</w:t>
      </w:r>
      <w:r w:rsidR="003174A7">
        <w:rPr>
          <w:rFonts w:ascii="Lucida Sans" w:hAnsi="Lucida Sans"/>
          <w:sz w:val="19"/>
          <w:szCs w:val="19"/>
          <w:lang w:val="en-US"/>
        </w:rPr>
        <w:t xml:space="preserve"> </w:t>
      </w:r>
      <w:r w:rsidR="00F52BB6">
        <w:rPr>
          <w:rFonts w:ascii="Lucida Sans" w:hAnsi="Lucida Sans"/>
          <w:sz w:val="19"/>
          <w:szCs w:val="19"/>
          <w:lang w:val="en-US"/>
        </w:rPr>
        <w:t xml:space="preserve">because the </w:t>
      </w:r>
      <w:r w:rsidR="00D5668A">
        <w:rPr>
          <w:rFonts w:ascii="Lucida Sans" w:hAnsi="Lucida Sans"/>
          <w:sz w:val="19"/>
          <w:szCs w:val="19"/>
          <w:lang w:val="en-US"/>
        </w:rPr>
        <w:t>possibilities to meet the formulated requirements differ</w:t>
      </w:r>
      <w:r w:rsidR="00F52BB6">
        <w:rPr>
          <w:rFonts w:ascii="Lucida Sans" w:hAnsi="Lucida Sans"/>
          <w:sz w:val="19"/>
          <w:szCs w:val="19"/>
          <w:lang w:val="en-US"/>
        </w:rPr>
        <w:t xml:space="preserve"> substantially</w:t>
      </w:r>
      <w:r w:rsidR="00D5668A">
        <w:rPr>
          <w:rFonts w:ascii="Lucida Sans" w:hAnsi="Lucida Sans"/>
          <w:sz w:val="19"/>
          <w:szCs w:val="19"/>
          <w:lang w:val="en-US"/>
        </w:rPr>
        <w:t xml:space="preserve">. </w:t>
      </w:r>
      <w:r w:rsidR="00D5668A" w:rsidRPr="00D5668A">
        <w:rPr>
          <w:rFonts w:ascii="Lucida Sans" w:hAnsi="Lucida Sans"/>
          <w:sz w:val="19"/>
          <w:szCs w:val="19"/>
          <w:lang w:val="en-US"/>
        </w:rPr>
        <w:t>With aggregated statistics we refer to tax statistics, which are</w:t>
      </w:r>
      <w:r w:rsidR="00763AD2">
        <w:rPr>
          <w:rFonts w:ascii="Lucida Sans" w:hAnsi="Lucida Sans"/>
          <w:sz w:val="19"/>
          <w:szCs w:val="19"/>
          <w:lang w:val="en-US"/>
        </w:rPr>
        <w:t xml:space="preserve"> often</w:t>
      </w:r>
      <w:r w:rsidR="00D5668A" w:rsidRPr="00D5668A">
        <w:rPr>
          <w:rFonts w:ascii="Lucida Sans" w:hAnsi="Lucida Sans"/>
          <w:sz w:val="19"/>
          <w:szCs w:val="19"/>
          <w:lang w:val="en-US"/>
        </w:rPr>
        <w:t xml:space="preserve"> reported by taxing authorities by showing numbers of tax subjects by income</w:t>
      </w:r>
      <w:r w:rsidR="00D5668A">
        <w:rPr>
          <w:rFonts w:ascii="Lucida Sans" w:hAnsi="Lucida Sans"/>
          <w:sz w:val="19"/>
          <w:szCs w:val="19"/>
          <w:lang w:val="en-US"/>
        </w:rPr>
        <w:t>/wealth</w:t>
      </w:r>
      <w:r w:rsidR="00D5668A" w:rsidRPr="00D5668A">
        <w:rPr>
          <w:rFonts w:ascii="Lucida Sans" w:hAnsi="Lucida Sans"/>
          <w:sz w:val="19"/>
          <w:szCs w:val="19"/>
          <w:lang w:val="en-US"/>
        </w:rPr>
        <w:t xml:space="preserve"> brackets. With micro data we refer to data collections on individual tax subjects collected by tax authorities as part of taxing procedures.</w:t>
      </w:r>
    </w:p>
    <w:p w14:paraId="18B54D42" w14:textId="77777777" w:rsidR="0032256D" w:rsidRDefault="0032256D" w:rsidP="00A54E56">
      <w:pPr>
        <w:rPr>
          <w:lang w:val="en-US"/>
        </w:rPr>
      </w:pPr>
    </w:p>
    <w:p w14:paraId="204F0ECD" w14:textId="6F454579" w:rsidR="00B14648" w:rsidRPr="00763E00" w:rsidRDefault="00763E00" w:rsidP="00B14648">
      <w:pPr>
        <w:pStyle w:val="Caption"/>
        <w:keepNext/>
        <w:rPr>
          <w:lang w:val="en-US"/>
        </w:rPr>
      </w:pPr>
      <w:bookmarkStart w:id="95" w:name="_Ref399323828"/>
      <w:r w:rsidRPr="00763E00">
        <w:rPr>
          <w:sz w:val="24"/>
          <w:szCs w:val="24"/>
          <w:lang w:val="en-US"/>
        </w:rPr>
        <w:t xml:space="preserve">Table </w:t>
      </w:r>
      <w:r w:rsidRPr="00763E00">
        <w:rPr>
          <w:sz w:val="24"/>
          <w:szCs w:val="24"/>
          <w:lang w:val="en-US"/>
        </w:rPr>
        <w:fldChar w:fldCharType="begin"/>
      </w:r>
      <w:r w:rsidRPr="00763E00">
        <w:rPr>
          <w:sz w:val="24"/>
          <w:szCs w:val="24"/>
          <w:lang w:val="en-US"/>
        </w:rPr>
        <w:instrText xml:space="preserve"> SEQ Table \* ARABIC </w:instrText>
      </w:r>
      <w:r w:rsidRPr="00763E00">
        <w:rPr>
          <w:sz w:val="24"/>
          <w:szCs w:val="24"/>
          <w:lang w:val="en-US"/>
        </w:rPr>
        <w:fldChar w:fldCharType="separate"/>
      </w:r>
      <w:r w:rsidR="00B748B5">
        <w:rPr>
          <w:noProof/>
          <w:sz w:val="24"/>
          <w:szCs w:val="24"/>
          <w:lang w:val="en-US"/>
        </w:rPr>
        <w:t>1</w:t>
      </w:r>
      <w:r w:rsidRPr="00763E00">
        <w:rPr>
          <w:sz w:val="24"/>
          <w:szCs w:val="24"/>
          <w:lang w:val="en-US"/>
        </w:rPr>
        <w:fldChar w:fldCharType="end"/>
      </w:r>
      <w:r w:rsidR="003163BA" w:rsidRPr="00763E00">
        <w:rPr>
          <w:sz w:val="24"/>
          <w:szCs w:val="24"/>
          <w:lang w:val="en-US"/>
        </w:rPr>
        <w:t>:</w:t>
      </w:r>
      <w:r w:rsidR="003163BA" w:rsidRPr="003163BA">
        <w:rPr>
          <w:lang w:val="en-US"/>
        </w:rPr>
        <w:t xml:space="preserve"> </w:t>
      </w:r>
      <w:r w:rsidR="003163BA" w:rsidRPr="00B14648">
        <w:rPr>
          <w:sz w:val="24"/>
          <w:szCs w:val="24"/>
          <w:lang w:val="en-US"/>
        </w:rPr>
        <w:t>Comparison of tax-data and survey data</w:t>
      </w:r>
      <w:bookmarkEnd w:id="95"/>
    </w:p>
    <w:tbl>
      <w:tblPr>
        <w:tblW w:w="8104" w:type="dxa"/>
        <w:tblInd w:w="55" w:type="dxa"/>
        <w:tblCellMar>
          <w:left w:w="70" w:type="dxa"/>
          <w:right w:w="70" w:type="dxa"/>
        </w:tblCellMar>
        <w:tblLook w:val="04A0" w:firstRow="1" w:lastRow="0" w:firstColumn="1" w:lastColumn="0" w:noHBand="0" w:noVBand="1"/>
      </w:tblPr>
      <w:tblGrid>
        <w:gridCol w:w="3559"/>
        <w:gridCol w:w="1541"/>
        <w:gridCol w:w="1499"/>
        <w:gridCol w:w="1505"/>
      </w:tblGrid>
      <w:tr w:rsidR="00147C01" w:rsidRPr="007C1C84" w14:paraId="5BE8F8F1" w14:textId="77777777" w:rsidTr="00AD34A8">
        <w:trPr>
          <w:trHeight w:val="825"/>
        </w:trPr>
        <w:tc>
          <w:tcPr>
            <w:tcW w:w="3559" w:type="dxa"/>
            <w:tcBorders>
              <w:top w:val="double" w:sz="4" w:space="0" w:color="auto"/>
              <w:left w:val="nil"/>
              <w:right w:val="nil"/>
            </w:tcBorders>
            <w:shd w:val="clear" w:color="auto" w:fill="auto"/>
            <w:noWrap/>
            <w:vAlign w:val="bottom"/>
            <w:hideMark/>
          </w:tcPr>
          <w:p w14:paraId="13F79210" w14:textId="77777777" w:rsidR="00147C01" w:rsidRPr="007C1C84" w:rsidRDefault="00147C01" w:rsidP="000F66A6">
            <w:pPr>
              <w:spacing w:line="240" w:lineRule="auto"/>
              <w:rPr>
                <w:rFonts w:eastAsia="Times New Roman"/>
                <w:color w:val="000000"/>
                <w:szCs w:val="19"/>
                <w:lang w:val="en-US" w:eastAsia="de-CH"/>
              </w:rPr>
            </w:pPr>
            <w:r w:rsidRPr="007C1C84">
              <w:rPr>
                <w:rFonts w:eastAsia="Times New Roman"/>
                <w:color w:val="000000"/>
                <w:szCs w:val="19"/>
                <w:lang w:val="en-US" w:eastAsia="de-CH"/>
              </w:rPr>
              <w:t> </w:t>
            </w:r>
          </w:p>
        </w:tc>
        <w:tc>
          <w:tcPr>
            <w:tcW w:w="1541" w:type="dxa"/>
            <w:tcBorders>
              <w:top w:val="double" w:sz="4" w:space="0" w:color="auto"/>
              <w:left w:val="nil"/>
              <w:right w:val="nil"/>
            </w:tcBorders>
            <w:vAlign w:val="center"/>
          </w:tcPr>
          <w:p w14:paraId="6F8C8C5E" w14:textId="1BDF31CC" w:rsidR="00147C01" w:rsidRPr="003838D6" w:rsidRDefault="00147C01" w:rsidP="00147C01">
            <w:pPr>
              <w:spacing w:line="240" w:lineRule="auto"/>
              <w:jc w:val="center"/>
              <w:rPr>
                <w:rFonts w:eastAsia="Times New Roman"/>
                <w:color w:val="000000"/>
                <w:szCs w:val="19"/>
                <w:lang w:val="en-US" w:eastAsia="de-CH"/>
              </w:rPr>
            </w:pPr>
            <w:r w:rsidRPr="003838D6">
              <w:rPr>
                <w:rFonts w:eastAsia="Times New Roman"/>
                <w:b/>
                <w:bCs/>
                <w:color w:val="000000"/>
                <w:szCs w:val="19"/>
                <w:lang w:val="en-US" w:eastAsia="de-CH"/>
              </w:rPr>
              <w:t>Aggregated tax statistics</w:t>
            </w:r>
          </w:p>
        </w:tc>
        <w:tc>
          <w:tcPr>
            <w:tcW w:w="1499" w:type="dxa"/>
            <w:tcBorders>
              <w:top w:val="double" w:sz="4" w:space="0" w:color="auto"/>
              <w:left w:val="nil"/>
              <w:right w:val="nil"/>
            </w:tcBorders>
            <w:vAlign w:val="center"/>
          </w:tcPr>
          <w:p w14:paraId="1BAB1D26" w14:textId="4539AFF6" w:rsidR="00147C01" w:rsidRPr="00147C01" w:rsidRDefault="00147C01" w:rsidP="00147C01">
            <w:pPr>
              <w:spacing w:line="240" w:lineRule="auto"/>
              <w:jc w:val="center"/>
              <w:rPr>
                <w:rFonts w:eastAsia="Times New Roman"/>
                <w:b/>
                <w:bCs/>
                <w:color w:val="000000"/>
                <w:szCs w:val="19"/>
                <w:lang w:val="en-US" w:eastAsia="de-CH"/>
              </w:rPr>
            </w:pPr>
            <w:r w:rsidRPr="00D01843">
              <w:rPr>
                <w:rFonts w:eastAsia="Times New Roman"/>
                <w:b/>
                <w:color w:val="000000"/>
                <w:szCs w:val="19"/>
                <w:lang w:val="en-US" w:eastAsia="de-CH"/>
              </w:rPr>
              <w:t>Micro tax data</w:t>
            </w:r>
          </w:p>
        </w:tc>
        <w:tc>
          <w:tcPr>
            <w:tcW w:w="1505" w:type="dxa"/>
            <w:tcBorders>
              <w:top w:val="double" w:sz="4" w:space="0" w:color="auto"/>
              <w:left w:val="nil"/>
              <w:right w:val="nil"/>
            </w:tcBorders>
            <w:shd w:val="clear" w:color="auto" w:fill="auto"/>
            <w:noWrap/>
            <w:vAlign w:val="center"/>
            <w:hideMark/>
          </w:tcPr>
          <w:p w14:paraId="0E89EA2A" w14:textId="23E205D6" w:rsidR="00147C01" w:rsidRPr="007C1C84" w:rsidRDefault="00AD34A8" w:rsidP="00147C01">
            <w:pPr>
              <w:spacing w:line="240" w:lineRule="auto"/>
              <w:jc w:val="center"/>
              <w:rPr>
                <w:rFonts w:eastAsia="Times New Roman"/>
                <w:b/>
                <w:bCs/>
                <w:color w:val="000000"/>
                <w:szCs w:val="19"/>
                <w:lang w:eastAsia="de-CH"/>
              </w:rPr>
            </w:pPr>
            <w:r>
              <w:rPr>
                <w:rFonts w:eastAsia="Times New Roman"/>
                <w:b/>
                <w:bCs/>
                <w:color w:val="000000"/>
                <w:szCs w:val="19"/>
                <w:lang w:eastAsia="de-CH"/>
              </w:rPr>
              <w:t>Surveys</w:t>
            </w:r>
          </w:p>
        </w:tc>
      </w:tr>
      <w:tr w:rsidR="003174A7" w:rsidRPr="007C1C84" w14:paraId="4D020DCE" w14:textId="77777777" w:rsidTr="00D6131E">
        <w:trPr>
          <w:trHeight w:val="525"/>
        </w:trPr>
        <w:tc>
          <w:tcPr>
            <w:tcW w:w="3559" w:type="dxa"/>
            <w:tcBorders>
              <w:top w:val="single" w:sz="4" w:space="0" w:color="auto"/>
              <w:left w:val="nil"/>
              <w:bottom w:val="nil"/>
              <w:right w:val="nil"/>
            </w:tcBorders>
            <w:shd w:val="clear" w:color="auto" w:fill="auto"/>
            <w:vAlign w:val="center"/>
            <w:hideMark/>
          </w:tcPr>
          <w:p w14:paraId="13A30B6C" w14:textId="45CE1CA1" w:rsidR="003174A7" w:rsidRPr="00763E00" w:rsidRDefault="003174A7" w:rsidP="00070C65">
            <w:pPr>
              <w:spacing w:line="240" w:lineRule="auto"/>
              <w:rPr>
                <w:rFonts w:eastAsia="Times New Roman"/>
                <w:color w:val="000000"/>
                <w:szCs w:val="19"/>
                <w:lang w:val="en-US" w:eastAsia="de-CH"/>
              </w:rPr>
            </w:pPr>
            <w:r w:rsidRPr="00763E00">
              <w:rPr>
                <w:rFonts w:eastAsia="Times New Roman"/>
                <w:color w:val="000000"/>
                <w:szCs w:val="19"/>
                <w:lang w:val="en-US" w:eastAsia="de-CH"/>
              </w:rPr>
              <w:t xml:space="preserve">Concepts of economic resources and definition of </w:t>
            </w:r>
            <w:r>
              <w:rPr>
                <w:rFonts w:eastAsia="Times New Roman"/>
                <w:color w:val="000000"/>
                <w:szCs w:val="19"/>
                <w:lang w:val="en-US" w:eastAsia="de-CH"/>
              </w:rPr>
              <w:t>key</w:t>
            </w:r>
            <w:r w:rsidRPr="00763E00">
              <w:rPr>
                <w:rFonts w:eastAsia="Times New Roman"/>
                <w:color w:val="000000"/>
                <w:szCs w:val="19"/>
                <w:lang w:val="en-US" w:eastAsia="de-CH"/>
              </w:rPr>
              <w:t xml:space="preserve"> measures</w:t>
            </w:r>
          </w:p>
        </w:tc>
        <w:tc>
          <w:tcPr>
            <w:tcW w:w="1541" w:type="dxa"/>
            <w:tcBorders>
              <w:top w:val="single" w:sz="4" w:space="0" w:color="auto"/>
              <w:left w:val="nil"/>
              <w:bottom w:val="nil"/>
              <w:right w:val="nil"/>
            </w:tcBorders>
            <w:vAlign w:val="center"/>
          </w:tcPr>
          <w:p w14:paraId="5A77047F" w14:textId="5DF12EC1" w:rsidR="003174A7" w:rsidRPr="00763E00" w:rsidRDefault="003174A7" w:rsidP="00147C01">
            <w:pPr>
              <w:spacing w:line="240" w:lineRule="auto"/>
              <w:jc w:val="center"/>
              <w:rPr>
                <w:rFonts w:eastAsia="Times New Roman"/>
                <w:color w:val="000000"/>
                <w:szCs w:val="19"/>
                <w:lang w:val="en-US" w:eastAsia="de-CH"/>
              </w:rPr>
            </w:pPr>
            <w:r>
              <w:rPr>
                <w:rFonts w:eastAsia="Times New Roman"/>
                <w:color w:val="000000"/>
                <w:szCs w:val="19"/>
                <w:lang w:val="en-US" w:eastAsia="de-CH"/>
              </w:rPr>
              <w:t>Strongly data</w:t>
            </w:r>
            <w:r w:rsidR="00147C01">
              <w:rPr>
                <w:rFonts w:eastAsia="Times New Roman"/>
                <w:color w:val="000000"/>
                <w:szCs w:val="19"/>
                <w:lang w:val="en-US" w:eastAsia="de-CH"/>
              </w:rPr>
              <w:t>-</w:t>
            </w:r>
            <w:r>
              <w:rPr>
                <w:rFonts w:eastAsia="Times New Roman"/>
                <w:color w:val="000000"/>
                <w:szCs w:val="19"/>
                <w:lang w:val="en-US" w:eastAsia="de-CH"/>
              </w:rPr>
              <w:t>driven</w:t>
            </w:r>
          </w:p>
        </w:tc>
        <w:tc>
          <w:tcPr>
            <w:tcW w:w="1499" w:type="dxa"/>
            <w:tcBorders>
              <w:top w:val="single" w:sz="4" w:space="0" w:color="auto"/>
              <w:left w:val="nil"/>
              <w:bottom w:val="nil"/>
              <w:right w:val="nil"/>
            </w:tcBorders>
            <w:shd w:val="clear" w:color="auto" w:fill="auto"/>
            <w:noWrap/>
            <w:vAlign w:val="center"/>
            <w:hideMark/>
          </w:tcPr>
          <w:p w14:paraId="70F9E7DA" w14:textId="336B5023" w:rsidR="003174A7" w:rsidRPr="00763E00" w:rsidRDefault="003174A7" w:rsidP="00095090">
            <w:pPr>
              <w:spacing w:line="240" w:lineRule="auto"/>
              <w:jc w:val="center"/>
              <w:rPr>
                <w:rFonts w:eastAsia="Times New Roman"/>
                <w:color w:val="000000"/>
                <w:szCs w:val="19"/>
                <w:lang w:val="en-US" w:eastAsia="de-CH"/>
              </w:rPr>
            </w:pPr>
            <w:r w:rsidRPr="00763E00">
              <w:rPr>
                <w:rFonts w:eastAsia="Times New Roman"/>
                <w:color w:val="000000"/>
                <w:szCs w:val="19"/>
                <w:lang w:val="en-US" w:eastAsia="de-CH"/>
              </w:rPr>
              <w:t>data-driven</w:t>
            </w:r>
          </w:p>
        </w:tc>
        <w:tc>
          <w:tcPr>
            <w:tcW w:w="1505" w:type="dxa"/>
            <w:tcBorders>
              <w:top w:val="single" w:sz="4" w:space="0" w:color="auto"/>
              <w:left w:val="nil"/>
              <w:bottom w:val="nil"/>
              <w:right w:val="nil"/>
            </w:tcBorders>
            <w:shd w:val="clear" w:color="auto" w:fill="auto"/>
            <w:noWrap/>
            <w:vAlign w:val="center"/>
            <w:hideMark/>
          </w:tcPr>
          <w:p w14:paraId="3E408A2F" w14:textId="77777777" w:rsidR="003174A7" w:rsidRPr="00763E00" w:rsidRDefault="003174A7" w:rsidP="007864B9">
            <w:pPr>
              <w:spacing w:line="240" w:lineRule="auto"/>
              <w:jc w:val="center"/>
              <w:rPr>
                <w:rFonts w:eastAsia="Times New Roman"/>
                <w:color w:val="000000"/>
                <w:szCs w:val="19"/>
                <w:lang w:val="en-US" w:eastAsia="de-CH"/>
              </w:rPr>
            </w:pPr>
            <w:r w:rsidRPr="00763E00">
              <w:rPr>
                <w:rFonts w:eastAsia="Times New Roman"/>
                <w:color w:val="000000"/>
                <w:szCs w:val="19"/>
                <w:lang w:val="en-US" w:eastAsia="de-CH"/>
              </w:rPr>
              <w:t>theory-driven</w:t>
            </w:r>
          </w:p>
        </w:tc>
      </w:tr>
      <w:tr w:rsidR="003174A7" w:rsidRPr="007C1C84" w14:paraId="3C9940E1" w14:textId="77777777" w:rsidTr="00D6131E">
        <w:trPr>
          <w:trHeight w:val="525"/>
        </w:trPr>
        <w:tc>
          <w:tcPr>
            <w:tcW w:w="3559" w:type="dxa"/>
            <w:tcBorders>
              <w:top w:val="nil"/>
              <w:left w:val="nil"/>
              <w:bottom w:val="nil"/>
              <w:right w:val="nil"/>
            </w:tcBorders>
            <w:shd w:val="clear" w:color="auto" w:fill="auto"/>
            <w:vAlign w:val="center"/>
          </w:tcPr>
          <w:p w14:paraId="547D54E1" w14:textId="5BE1E8E1" w:rsidR="003174A7" w:rsidRPr="00763E00" w:rsidRDefault="003174A7" w:rsidP="000F66A6">
            <w:pPr>
              <w:spacing w:line="240" w:lineRule="auto"/>
              <w:rPr>
                <w:rFonts w:eastAsia="Times New Roman"/>
                <w:color w:val="000000"/>
                <w:szCs w:val="19"/>
                <w:lang w:val="en-US" w:eastAsia="de-CH"/>
              </w:rPr>
            </w:pPr>
            <w:r w:rsidRPr="00763E00">
              <w:rPr>
                <w:rFonts w:eastAsia="Times New Roman"/>
                <w:color w:val="000000"/>
                <w:szCs w:val="19"/>
                <w:lang w:val="en-US" w:eastAsia="de-CH"/>
              </w:rPr>
              <w:t>Calculation of inequality measures</w:t>
            </w:r>
          </w:p>
        </w:tc>
        <w:tc>
          <w:tcPr>
            <w:tcW w:w="1541" w:type="dxa"/>
            <w:tcBorders>
              <w:top w:val="nil"/>
              <w:left w:val="nil"/>
              <w:bottom w:val="nil"/>
              <w:right w:val="nil"/>
            </w:tcBorders>
            <w:vAlign w:val="center"/>
          </w:tcPr>
          <w:p w14:paraId="13062452" w14:textId="11BB7B17" w:rsidR="003174A7" w:rsidRPr="00763E00" w:rsidRDefault="003174A7" w:rsidP="00F52BB6">
            <w:pPr>
              <w:spacing w:line="240" w:lineRule="auto"/>
              <w:jc w:val="center"/>
              <w:rPr>
                <w:rFonts w:eastAsia="Times New Roman"/>
                <w:color w:val="000000"/>
                <w:szCs w:val="19"/>
                <w:lang w:val="en-US" w:eastAsia="de-CH"/>
              </w:rPr>
            </w:pPr>
            <w:r>
              <w:rPr>
                <w:rFonts w:eastAsia="Times New Roman"/>
                <w:color w:val="000000"/>
                <w:szCs w:val="19"/>
                <w:lang w:val="en-US" w:eastAsia="de-CH"/>
              </w:rPr>
              <w:t>restricted</w:t>
            </w:r>
          </w:p>
        </w:tc>
        <w:tc>
          <w:tcPr>
            <w:tcW w:w="1499" w:type="dxa"/>
            <w:tcBorders>
              <w:top w:val="nil"/>
              <w:left w:val="nil"/>
              <w:bottom w:val="nil"/>
              <w:right w:val="nil"/>
            </w:tcBorders>
            <w:shd w:val="clear" w:color="auto" w:fill="auto"/>
            <w:noWrap/>
            <w:vAlign w:val="center"/>
          </w:tcPr>
          <w:p w14:paraId="672E1FFE" w14:textId="5A9A0D9C" w:rsidR="003174A7" w:rsidRPr="00763E00" w:rsidRDefault="003174A7" w:rsidP="00095090">
            <w:pPr>
              <w:spacing w:line="240" w:lineRule="auto"/>
              <w:jc w:val="center"/>
              <w:rPr>
                <w:rFonts w:eastAsia="Times New Roman"/>
                <w:color w:val="000000"/>
                <w:szCs w:val="19"/>
                <w:lang w:val="en-US" w:eastAsia="de-CH"/>
              </w:rPr>
            </w:pPr>
            <w:r>
              <w:rPr>
                <w:rFonts w:eastAsia="Times New Roman"/>
                <w:color w:val="000000"/>
                <w:szCs w:val="19"/>
                <w:lang w:val="en-US" w:eastAsia="de-CH"/>
              </w:rPr>
              <w:t>flexible</w:t>
            </w:r>
          </w:p>
        </w:tc>
        <w:tc>
          <w:tcPr>
            <w:tcW w:w="1505" w:type="dxa"/>
            <w:tcBorders>
              <w:top w:val="nil"/>
              <w:left w:val="nil"/>
              <w:bottom w:val="nil"/>
              <w:right w:val="nil"/>
            </w:tcBorders>
            <w:shd w:val="clear" w:color="auto" w:fill="auto"/>
            <w:noWrap/>
            <w:vAlign w:val="center"/>
          </w:tcPr>
          <w:p w14:paraId="6F8E2E75" w14:textId="23324DDD" w:rsidR="003174A7" w:rsidRPr="00763E00" w:rsidRDefault="003174A7" w:rsidP="007864B9">
            <w:pPr>
              <w:spacing w:line="240" w:lineRule="auto"/>
              <w:jc w:val="center"/>
              <w:rPr>
                <w:rFonts w:eastAsia="Times New Roman"/>
                <w:color w:val="000000"/>
                <w:szCs w:val="19"/>
                <w:lang w:val="en-US" w:eastAsia="de-CH"/>
              </w:rPr>
            </w:pPr>
            <w:r w:rsidRPr="00763E00">
              <w:rPr>
                <w:rFonts w:eastAsia="Times New Roman"/>
                <w:color w:val="000000"/>
                <w:szCs w:val="19"/>
                <w:lang w:val="en-US" w:eastAsia="de-CH"/>
              </w:rPr>
              <w:t>flexible</w:t>
            </w:r>
          </w:p>
        </w:tc>
      </w:tr>
      <w:tr w:rsidR="003174A7" w:rsidRPr="003174A7" w14:paraId="73D17FAF" w14:textId="77777777" w:rsidTr="00D6131E">
        <w:trPr>
          <w:trHeight w:val="525"/>
        </w:trPr>
        <w:tc>
          <w:tcPr>
            <w:tcW w:w="3559" w:type="dxa"/>
            <w:tcBorders>
              <w:top w:val="nil"/>
              <w:left w:val="nil"/>
              <w:bottom w:val="nil"/>
              <w:right w:val="nil"/>
            </w:tcBorders>
            <w:shd w:val="clear" w:color="auto" w:fill="auto"/>
            <w:vAlign w:val="center"/>
          </w:tcPr>
          <w:p w14:paraId="62D884C8" w14:textId="77777777" w:rsidR="003174A7" w:rsidRPr="00763E00" w:rsidRDefault="003174A7" w:rsidP="000F66A6">
            <w:pPr>
              <w:spacing w:line="240" w:lineRule="auto"/>
              <w:rPr>
                <w:rFonts w:eastAsia="Times New Roman"/>
                <w:color w:val="000000"/>
                <w:szCs w:val="19"/>
                <w:lang w:val="en-US" w:eastAsia="de-CH"/>
              </w:rPr>
            </w:pPr>
            <w:r w:rsidRPr="00763E00">
              <w:rPr>
                <w:rFonts w:eastAsia="Times New Roman"/>
                <w:color w:val="000000"/>
                <w:szCs w:val="19"/>
                <w:lang w:val="en-US" w:eastAsia="de-CH"/>
              </w:rPr>
              <w:t>Statistical unit</w:t>
            </w:r>
          </w:p>
        </w:tc>
        <w:tc>
          <w:tcPr>
            <w:tcW w:w="1541" w:type="dxa"/>
            <w:tcBorders>
              <w:top w:val="nil"/>
              <w:left w:val="nil"/>
              <w:bottom w:val="nil"/>
              <w:right w:val="nil"/>
            </w:tcBorders>
            <w:vAlign w:val="center"/>
          </w:tcPr>
          <w:p w14:paraId="0118C199" w14:textId="41A929F5" w:rsidR="003174A7" w:rsidRPr="00763E00" w:rsidRDefault="003174A7" w:rsidP="00F52BB6">
            <w:pPr>
              <w:spacing w:line="240" w:lineRule="auto"/>
              <w:jc w:val="center"/>
              <w:rPr>
                <w:rFonts w:eastAsia="Times New Roman"/>
                <w:color w:val="000000"/>
                <w:szCs w:val="19"/>
                <w:lang w:val="en-US" w:eastAsia="de-CH"/>
              </w:rPr>
            </w:pPr>
            <w:r w:rsidRPr="003174A7">
              <w:rPr>
                <w:rFonts w:eastAsia="Times New Roman"/>
                <w:color w:val="000000"/>
                <w:szCs w:val="19"/>
                <w:lang w:val="en-US" w:eastAsia="de-CH"/>
              </w:rPr>
              <w:t>tax units</w:t>
            </w:r>
          </w:p>
        </w:tc>
        <w:tc>
          <w:tcPr>
            <w:tcW w:w="1499" w:type="dxa"/>
            <w:tcBorders>
              <w:top w:val="nil"/>
              <w:left w:val="nil"/>
              <w:bottom w:val="nil"/>
              <w:right w:val="nil"/>
            </w:tcBorders>
            <w:shd w:val="clear" w:color="auto" w:fill="auto"/>
            <w:noWrap/>
            <w:vAlign w:val="center"/>
          </w:tcPr>
          <w:p w14:paraId="276ACA8B" w14:textId="6DAC2BC9" w:rsidR="003174A7" w:rsidRPr="00763E00" w:rsidRDefault="003174A7" w:rsidP="00095090">
            <w:pPr>
              <w:spacing w:line="240" w:lineRule="auto"/>
              <w:jc w:val="center"/>
              <w:rPr>
                <w:rFonts w:eastAsia="Times New Roman"/>
                <w:color w:val="000000"/>
                <w:szCs w:val="19"/>
                <w:lang w:val="en-US" w:eastAsia="de-CH"/>
              </w:rPr>
            </w:pPr>
            <w:r w:rsidRPr="00763E00">
              <w:rPr>
                <w:rFonts w:eastAsia="Times New Roman"/>
                <w:color w:val="000000"/>
                <w:szCs w:val="19"/>
                <w:lang w:val="en-US" w:eastAsia="de-CH"/>
              </w:rPr>
              <w:t>tax units</w:t>
            </w:r>
          </w:p>
        </w:tc>
        <w:tc>
          <w:tcPr>
            <w:tcW w:w="1505" w:type="dxa"/>
            <w:tcBorders>
              <w:top w:val="nil"/>
              <w:left w:val="nil"/>
              <w:bottom w:val="nil"/>
              <w:right w:val="nil"/>
            </w:tcBorders>
            <w:shd w:val="clear" w:color="auto" w:fill="auto"/>
            <w:noWrap/>
            <w:vAlign w:val="center"/>
          </w:tcPr>
          <w:p w14:paraId="46E900D3" w14:textId="77777777" w:rsidR="003174A7" w:rsidRPr="00763E00" w:rsidRDefault="003174A7" w:rsidP="007864B9">
            <w:pPr>
              <w:spacing w:line="240" w:lineRule="auto"/>
              <w:jc w:val="center"/>
              <w:rPr>
                <w:rFonts w:eastAsia="Times New Roman"/>
                <w:color w:val="000000"/>
                <w:szCs w:val="19"/>
                <w:lang w:val="en-US" w:eastAsia="de-CH"/>
              </w:rPr>
            </w:pPr>
            <w:r w:rsidRPr="00763E00">
              <w:rPr>
                <w:rFonts w:eastAsia="Times New Roman"/>
                <w:color w:val="000000"/>
                <w:szCs w:val="19"/>
                <w:lang w:val="en-US" w:eastAsia="de-CH"/>
              </w:rPr>
              <w:t>households</w:t>
            </w:r>
          </w:p>
        </w:tc>
      </w:tr>
      <w:tr w:rsidR="003174A7" w:rsidRPr="003174A7" w14:paraId="41426870" w14:textId="77777777" w:rsidTr="00D6131E">
        <w:trPr>
          <w:trHeight w:val="525"/>
        </w:trPr>
        <w:tc>
          <w:tcPr>
            <w:tcW w:w="3559" w:type="dxa"/>
            <w:tcBorders>
              <w:top w:val="nil"/>
              <w:left w:val="nil"/>
              <w:bottom w:val="nil"/>
              <w:right w:val="nil"/>
            </w:tcBorders>
            <w:shd w:val="clear" w:color="auto" w:fill="auto"/>
            <w:vAlign w:val="center"/>
            <w:hideMark/>
          </w:tcPr>
          <w:p w14:paraId="7B5AC113" w14:textId="77777777" w:rsidR="003174A7" w:rsidRPr="00763E00" w:rsidRDefault="003174A7" w:rsidP="000F66A6">
            <w:pPr>
              <w:spacing w:line="240" w:lineRule="auto"/>
              <w:rPr>
                <w:rFonts w:eastAsia="Times New Roman"/>
                <w:color w:val="000000"/>
                <w:szCs w:val="19"/>
                <w:lang w:val="en-US" w:eastAsia="de-CH"/>
              </w:rPr>
            </w:pPr>
            <w:r w:rsidRPr="00763E00">
              <w:rPr>
                <w:rFonts w:eastAsia="Times New Roman"/>
                <w:color w:val="000000"/>
                <w:szCs w:val="19"/>
                <w:lang w:val="en-US" w:eastAsia="de-CH"/>
              </w:rPr>
              <w:t>Coverage problems</w:t>
            </w:r>
          </w:p>
        </w:tc>
        <w:tc>
          <w:tcPr>
            <w:tcW w:w="1541" w:type="dxa"/>
            <w:tcBorders>
              <w:top w:val="nil"/>
              <w:left w:val="nil"/>
              <w:bottom w:val="nil"/>
              <w:right w:val="nil"/>
            </w:tcBorders>
            <w:vAlign w:val="center"/>
          </w:tcPr>
          <w:p w14:paraId="629999B5" w14:textId="27FBDFE1" w:rsidR="003174A7" w:rsidRPr="00763E00" w:rsidRDefault="00F52BB6" w:rsidP="00F52BB6">
            <w:pPr>
              <w:spacing w:line="240" w:lineRule="auto"/>
              <w:jc w:val="center"/>
              <w:rPr>
                <w:rFonts w:eastAsia="Times New Roman"/>
                <w:color w:val="000000"/>
                <w:szCs w:val="19"/>
                <w:lang w:val="en-US" w:eastAsia="de-CH"/>
              </w:rPr>
            </w:pPr>
            <w:r w:rsidRPr="00763E00">
              <w:rPr>
                <w:rFonts w:eastAsia="Times New Roman"/>
                <w:color w:val="000000"/>
                <w:szCs w:val="19"/>
                <w:lang w:val="en-US" w:eastAsia="de-CH"/>
              </w:rPr>
              <w:t>tax evasion, non-taxed</w:t>
            </w:r>
          </w:p>
        </w:tc>
        <w:tc>
          <w:tcPr>
            <w:tcW w:w="1499" w:type="dxa"/>
            <w:tcBorders>
              <w:top w:val="nil"/>
              <w:left w:val="nil"/>
              <w:bottom w:val="nil"/>
              <w:right w:val="nil"/>
            </w:tcBorders>
            <w:shd w:val="clear" w:color="auto" w:fill="auto"/>
            <w:noWrap/>
            <w:vAlign w:val="center"/>
            <w:hideMark/>
          </w:tcPr>
          <w:p w14:paraId="63ADEA1D" w14:textId="4BB18622" w:rsidR="003174A7" w:rsidRPr="00763E00" w:rsidRDefault="003174A7" w:rsidP="00095090">
            <w:pPr>
              <w:spacing w:line="240" w:lineRule="auto"/>
              <w:jc w:val="center"/>
              <w:rPr>
                <w:rFonts w:eastAsia="Times New Roman"/>
                <w:color w:val="000000"/>
                <w:szCs w:val="19"/>
                <w:lang w:val="en-US" w:eastAsia="de-CH"/>
              </w:rPr>
            </w:pPr>
            <w:r w:rsidRPr="00763E00">
              <w:rPr>
                <w:rFonts w:eastAsia="Times New Roman"/>
                <w:color w:val="000000"/>
                <w:szCs w:val="19"/>
                <w:lang w:val="en-US" w:eastAsia="de-CH"/>
              </w:rPr>
              <w:t xml:space="preserve">tax evasion </w:t>
            </w:r>
          </w:p>
        </w:tc>
        <w:tc>
          <w:tcPr>
            <w:tcW w:w="1505" w:type="dxa"/>
            <w:tcBorders>
              <w:top w:val="nil"/>
              <w:left w:val="nil"/>
              <w:bottom w:val="nil"/>
              <w:right w:val="nil"/>
            </w:tcBorders>
            <w:shd w:val="clear" w:color="auto" w:fill="auto"/>
            <w:noWrap/>
            <w:vAlign w:val="center"/>
            <w:hideMark/>
          </w:tcPr>
          <w:p w14:paraId="21FB5040" w14:textId="64065CBC" w:rsidR="003174A7" w:rsidRPr="00763E00" w:rsidRDefault="00F52BB6" w:rsidP="007864B9">
            <w:pPr>
              <w:spacing w:line="240" w:lineRule="auto"/>
              <w:jc w:val="center"/>
              <w:rPr>
                <w:rFonts w:eastAsia="Times New Roman"/>
                <w:color w:val="000000"/>
                <w:szCs w:val="19"/>
                <w:lang w:val="en-US" w:eastAsia="de-CH"/>
              </w:rPr>
            </w:pPr>
            <w:r>
              <w:rPr>
                <w:rFonts w:eastAsia="Times New Roman"/>
                <w:color w:val="000000"/>
                <w:szCs w:val="19"/>
                <w:lang w:val="en-US" w:eastAsia="de-CH"/>
              </w:rPr>
              <w:t xml:space="preserve">non response, </w:t>
            </w:r>
            <w:proofErr w:type="spellStart"/>
            <w:r>
              <w:rPr>
                <w:rFonts w:eastAsia="Times New Roman"/>
                <w:color w:val="000000"/>
                <w:szCs w:val="19"/>
                <w:lang w:val="en-US" w:eastAsia="de-CH"/>
              </w:rPr>
              <w:t>undercoverage</w:t>
            </w:r>
            <w:proofErr w:type="spellEnd"/>
          </w:p>
        </w:tc>
      </w:tr>
      <w:tr w:rsidR="003174A7" w:rsidRPr="007C1C84" w14:paraId="7B3B2B13" w14:textId="77777777" w:rsidTr="00D6131E">
        <w:trPr>
          <w:trHeight w:val="525"/>
        </w:trPr>
        <w:tc>
          <w:tcPr>
            <w:tcW w:w="3559" w:type="dxa"/>
            <w:tcBorders>
              <w:top w:val="nil"/>
              <w:left w:val="nil"/>
              <w:bottom w:val="double" w:sz="6" w:space="0" w:color="auto"/>
              <w:right w:val="nil"/>
            </w:tcBorders>
            <w:shd w:val="clear" w:color="auto" w:fill="auto"/>
            <w:vAlign w:val="center"/>
            <w:hideMark/>
          </w:tcPr>
          <w:p w14:paraId="2BAD6B94" w14:textId="03324DF4" w:rsidR="003174A7" w:rsidRPr="00763E00" w:rsidRDefault="00147C01" w:rsidP="000F66A6">
            <w:pPr>
              <w:spacing w:line="240" w:lineRule="auto"/>
              <w:rPr>
                <w:rFonts w:eastAsia="Times New Roman"/>
                <w:color w:val="000000"/>
                <w:szCs w:val="19"/>
                <w:lang w:val="en-US" w:eastAsia="de-CH"/>
              </w:rPr>
            </w:pPr>
            <w:r>
              <w:rPr>
                <w:rFonts w:eastAsia="Times New Roman"/>
                <w:color w:val="000000"/>
                <w:szCs w:val="19"/>
                <w:lang w:val="en-US" w:eastAsia="de-CH"/>
              </w:rPr>
              <w:t>Availability</w:t>
            </w:r>
          </w:p>
        </w:tc>
        <w:tc>
          <w:tcPr>
            <w:tcW w:w="1541" w:type="dxa"/>
            <w:tcBorders>
              <w:top w:val="nil"/>
              <w:left w:val="nil"/>
              <w:bottom w:val="double" w:sz="6" w:space="0" w:color="auto"/>
              <w:right w:val="nil"/>
            </w:tcBorders>
            <w:vAlign w:val="center"/>
          </w:tcPr>
          <w:p w14:paraId="61AFA206" w14:textId="543128D0" w:rsidR="003174A7" w:rsidRPr="00763E00" w:rsidRDefault="00147C01" w:rsidP="00147C01">
            <w:pPr>
              <w:spacing w:line="240" w:lineRule="auto"/>
              <w:jc w:val="center"/>
              <w:rPr>
                <w:rFonts w:eastAsia="Times New Roman"/>
                <w:color w:val="000000"/>
                <w:szCs w:val="19"/>
                <w:lang w:val="en-US" w:eastAsia="de-CH"/>
              </w:rPr>
            </w:pPr>
            <w:r>
              <w:rPr>
                <w:rFonts w:eastAsia="Times New Roman"/>
                <w:color w:val="000000"/>
                <w:szCs w:val="19"/>
                <w:lang w:val="en-US" w:eastAsia="de-CH"/>
              </w:rPr>
              <w:t>Public, long periods</w:t>
            </w:r>
          </w:p>
        </w:tc>
        <w:tc>
          <w:tcPr>
            <w:tcW w:w="1499" w:type="dxa"/>
            <w:tcBorders>
              <w:top w:val="nil"/>
              <w:left w:val="nil"/>
              <w:bottom w:val="double" w:sz="6" w:space="0" w:color="auto"/>
              <w:right w:val="nil"/>
            </w:tcBorders>
            <w:shd w:val="clear" w:color="auto" w:fill="auto"/>
            <w:noWrap/>
            <w:vAlign w:val="center"/>
            <w:hideMark/>
          </w:tcPr>
          <w:p w14:paraId="3704CCE8" w14:textId="2AECE640" w:rsidR="003174A7" w:rsidRPr="00763E00" w:rsidRDefault="00147C01" w:rsidP="00147C01">
            <w:pPr>
              <w:spacing w:line="240" w:lineRule="auto"/>
              <w:jc w:val="center"/>
              <w:rPr>
                <w:rFonts w:eastAsia="Times New Roman"/>
                <w:color w:val="000000"/>
                <w:szCs w:val="19"/>
                <w:lang w:val="en-US" w:eastAsia="de-CH"/>
              </w:rPr>
            </w:pPr>
            <w:r>
              <w:rPr>
                <w:rFonts w:eastAsia="Times New Roman"/>
                <w:color w:val="000000"/>
                <w:szCs w:val="19"/>
                <w:lang w:val="en-US" w:eastAsia="de-CH"/>
              </w:rPr>
              <w:t>r</w:t>
            </w:r>
            <w:r w:rsidR="00F52BB6">
              <w:rPr>
                <w:rFonts w:eastAsia="Times New Roman"/>
                <w:color w:val="000000"/>
                <w:szCs w:val="19"/>
                <w:lang w:val="en-US" w:eastAsia="de-CH"/>
              </w:rPr>
              <w:t>estricted</w:t>
            </w:r>
            <w:r>
              <w:rPr>
                <w:rFonts w:eastAsia="Times New Roman"/>
                <w:color w:val="000000"/>
                <w:szCs w:val="19"/>
                <w:lang w:val="en-US" w:eastAsia="de-CH"/>
              </w:rPr>
              <w:t>, short periods</w:t>
            </w:r>
          </w:p>
        </w:tc>
        <w:tc>
          <w:tcPr>
            <w:tcW w:w="1505" w:type="dxa"/>
            <w:tcBorders>
              <w:top w:val="nil"/>
              <w:left w:val="nil"/>
              <w:bottom w:val="double" w:sz="6" w:space="0" w:color="auto"/>
              <w:right w:val="nil"/>
            </w:tcBorders>
            <w:shd w:val="clear" w:color="auto" w:fill="auto"/>
            <w:noWrap/>
            <w:vAlign w:val="center"/>
            <w:hideMark/>
          </w:tcPr>
          <w:p w14:paraId="4E35A657" w14:textId="0CBF3C08" w:rsidR="003174A7" w:rsidRPr="00763E00" w:rsidRDefault="00147C01" w:rsidP="00095090">
            <w:pPr>
              <w:spacing w:line="240" w:lineRule="auto"/>
              <w:jc w:val="center"/>
              <w:rPr>
                <w:rFonts w:eastAsia="Times New Roman"/>
                <w:color w:val="000000"/>
                <w:szCs w:val="19"/>
                <w:lang w:val="en-US" w:eastAsia="de-CH"/>
              </w:rPr>
            </w:pPr>
            <w:r w:rsidRPr="00763E00">
              <w:rPr>
                <w:rFonts w:eastAsia="Times New Roman"/>
                <w:color w:val="000000"/>
                <w:szCs w:val="19"/>
                <w:lang w:val="en-US" w:eastAsia="de-CH"/>
              </w:rPr>
              <w:t>S</w:t>
            </w:r>
            <w:r w:rsidR="003174A7" w:rsidRPr="00763E00">
              <w:rPr>
                <w:rFonts w:eastAsia="Times New Roman"/>
                <w:color w:val="000000"/>
                <w:szCs w:val="19"/>
                <w:lang w:val="en-US" w:eastAsia="de-CH"/>
              </w:rPr>
              <w:t>hort</w:t>
            </w:r>
            <w:r>
              <w:rPr>
                <w:rFonts w:eastAsia="Times New Roman"/>
                <w:color w:val="000000"/>
                <w:szCs w:val="19"/>
                <w:lang w:val="en-US" w:eastAsia="de-CH"/>
              </w:rPr>
              <w:t xml:space="preserve"> periods</w:t>
            </w:r>
          </w:p>
        </w:tc>
      </w:tr>
    </w:tbl>
    <w:p w14:paraId="539920AD" w14:textId="563D931D" w:rsidR="00D6131E" w:rsidRDefault="00B14648" w:rsidP="00D6131E">
      <w:pPr>
        <w:pStyle w:val="indent"/>
        <w:jc w:val="both"/>
        <w:rPr>
          <w:rFonts w:ascii="Lucida Sans" w:hAnsi="Lucida Sans"/>
          <w:sz w:val="19"/>
          <w:szCs w:val="19"/>
          <w:lang w:val="en-US"/>
        </w:rPr>
      </w:pPr>
      <w:r w:rsidRPr="00B14648">
        <w:rPr>
          <w:rFonts w:ascii="Lucida Sans" w:hAnsi="Lucida Sans"/>
          <w:sz w:val="19"/>
          <w:szCs w:val="19"/>
          <w:lang w:val="en-US"/>
        </w:rPr>
        <w:lastRenderedPageBreak/>
        <w:t xml:space="preserve">With tax data </w:t>
      </w:r>
      <w:r w:rsidRPr="00B14648">
        <w:rPr>
          <w:rFonts w:ascii="Lucida Sans" w:hAnsi="Lucida Sans"/>
          <w:i/>
          <w:sz w:val="19"/>
          <w:szCs w:val="19"/>
          <w:lang w:val="en-US"/>
        </w:rPr>
        <w:t xml:space="preserve">concepts of economic resources and respective definitions of </w:t>
      </w:r>
      <w:r w:rsidR="00070C65">
        <w:rPr>
          <w:rFonts w:ascii="Lucida Sans" w:hAnsi="Lucida Sans"/>
          <w:i/>
          <w:sz w:val="19"/>
          <w:szCs w:val="19"/>
          <w:lang w:val="en-US"/>
        </w:rPr>
        <w:t>key</w:t>
      </w:r>
      <w:r w:rsidR="00070C65" w:rsidRPr="00B14648">
        <w:rPr>
          <w:rFonts w:ascii="Lucida Sans" w:hAnsi="Lucida Sans"/>
          <w:i/>
          <w:sz w:val="19"/>
          <w:szCs w:val="19"/>
          <w:lang w:val="en-US"/>
        </w:rPr>
        <w:t xml:space="preserve"> </w:t>
      </w:r>
      <w:r w:rsidRPr="00B14648">
        <w:rPr>
          <w:rFonts w:ascii="Lucida Sans" w:hAnsi="Lucida Sans"/>
          <w:i/>
          <w:sz w:val="19"/>
          <w:szCs w:val="19"/>
          <w:lang w:val="en-US"/>
        </w:rPr>
        <w:t>measures</w:t>
      </w:r>
      <w:r w:rsidRPr="00B14648">
        <w:rPr>
          <w:rFonts w:ascii="Lucida Sans" w:hAnsi="Lucida Sans"/>
          <w:sz w:val="19"/>
          <w:szCs w:val="19"/>
          <w:lang w:val="en-US"/>
        </w:rPr>
        <w:t xml:space="preserve"> are data-driven, because tax data is collected </w:t>
      </w:r>
      <w:r w:rsidR="00A84A8B">
        <w:rPr>
          <w:rFonts w:ascii="Lucida Sans" w:hAnsi="Lucida Sans"/>
          <w:sz w:val="19"/>
          <w:szCs w:val="19"/>
          <w:lang w:val="en-US"/>
        </w:rPr>
        <w:t>for</w:t>
      </w:r>
      <w:r w:rsidRPr="00B14648">
        <w:rPr>
          <w:rFonts w:ascii="Lucida Sans" w:hAnsi="Lucida Sans"/>
          <w:sz w:val="19"/>
          <w:szCs w:val="19"/>
          <w:lang w:val="en-US"/>
        </w:rPr>
        <w:t xml:space="preserve"> administrative purpose. </w:t>
      </w:r>
      <w:r w:rsidR="00D5668A">
        <w:rPr>
          <w:rFonts w:ascii="Lucida Sans" w:hAnsi="Lucida Sans"/>
          <w:sz w:val="19"/>
          <w:szCs w:val="19"/>
          <w:lang w:val="en-US"/>
        </w:rPr>
        <w:t>T</w:t>
      </w:r>
      <w:r w:rsidR="00D5668A" w:rsidRPr="00B14648">
        <w:rPr>
          <w:rFonts w:ascii="Lucida Sans" w:hAnsi="Lucida Sans"/>
          <w:sz w:val="19"/>
          <w:szCs w:val="19"/>
          <w:lang w:val="en-US"/>
        </w:rPr>
        <w:t xml:space="preserve">ax </w:t>
      </w:r>
      <w:r w:rsidRPr="00B14648">
        <w:rPr>
          <w:rFonts w:ascii="Lucida Sans" w:hAnsi="Lucida Sans"/>
          <w:sz w:val="19"/>
          <w:szCs w:val="19"/>
          <w:lang w:val="en-US"/>
        </w:rPr>
        <w:t xml:space="preserve">statistics are </w:t>
      </w:r>
      <w:r w:rsidR="00D5668A">
        <w:rPr>
          <w:rFonts w:ascii="Lucida Sans" w:hAnsi="Lucida Sans"/>
          <w:sz w:val="19"/>
          <w:szCs w:val="19"/>
          <w:lang w:val="en-US"/>
        </w:rPr>
        <w:t>often eas</w:t>
      </w:r>
      <w:r w:rsidR="006D7D09">
        <w:rPr>
          <w:rFonts w:ascii="Lucida Sans" w:hAnsi="Lucida Sans"/>
          <w:sz w:val="19"/>
          <w:szCs w:val="19"/>
          <w:lang w:val="en-US"/>
        </w:rPr>
        <w:t>il</w:t>
      </w:r>
      <w:r w:rsidR="00D5668A">
        <w:rPr>
          <w:rFonts w:ascii="Lucida Sans" w:hAnsi="Lucida Sans"/>
          <w:sz w:val="19"/>
          <w:szCs w:val="19"/>
          <w:lang w:val="en-US"/>
        </w:rPr>
        <w:t>y</w:t>
      </w:r>
      <w:r w:rsidR="00D5668A" w:rsidRPr="00B14648">
        <w:rPr>
          <w:rFonts w:ascii="Lucida Sans" w:hAnsi="Lucida Sans"/>
          <w:sz w:val="19"/>
          <w:szCs w:val="19"/>
          <w:lang w:val="en-US"/>
        </w:rPr>
        <w:t xml:space="preserve"> </w:t>
      </w:r>
      <w:r w:rsidRPr="00B14648">
        <w:rPr>
          <w:rFonts w:ascii="Lucida Sans" w:hAnsi="Lucida Sans"/>
          <w:sz w:val="19"/>
          <w:szCs w:val="19"/>
          <w:lang w:val="en-US"/>
        </w:rPr>
        <w:t>available in</w:t>
      </w:r>
      <w:r w:rsidR="00D5668A">
        <w:rPr>
          <w:rFonts w:ascii="Lucida Sans" w:hAnsi="Lucida Sans"/>
          <w:sz w:val="19"/>
          <w:szCs w:val="19"/>
          <w:lang w:val="en-US"/>
        </w:rPr>
        <w:t xml:space="preserve"> the mentioned</w:t>
      </w:r>
      <w:r w:rsidRPr="00B14648">
        <w:rPr>
          <w:rFonts w:ascii="Lucida Sans" w:hAnsi="Lucida Sans"/>
          <w:sz w:val="19"/>
          <w:szCs w:val="19"/>
          <w:lang w:val="en-US"/>
        </w:rPr>
        <w:t xml:space="preserve"> aggregated form showing tax units per taxable income/wealth brackets</w:t>
      </w:r>
      <w:r w:rsidR="00D5668A">
        <w:rPr>
          <w:rFonts w:ascii="Lucida Sans" w:hAnsi="Lucida Sans"/>
          <w:sz w:val="19"/>
          <w:szCs w:val="19"/>
          <w:lang w:val="en-US"/>
        </w:rPr>
        <w:t>, but</w:t>
      </w:r>
      <w:r w:rsidR="002E5A31">
        <w:rPr>
          <w:rFonts w:ascii="Lucida Sans" w:hAnsi="Lucida Sans"/>
          <w:sz w:val="19"/>
          <w:szCs w:val="19"/>
          <w:lang w:val="en-US"/>
        </w:rPr>
        <w:t xml:space="preserve"> without any</w:t>
      </w:r>
      <w:r w:rsidR="00300BA3">
        <w:rPr>
          <w:rFonts w:ascii="Lucida Sans" w:hAnsi="Lucida Sans"/>
          <w:sz w:val="19"/>
          <w:szCs w:val="19"/>
          <w:lang w:val="en-US"/>
        </w:rPr>
        <w:t xml:space="preserve"> information </w:t>
      </w:r>
      <w:r w:rsidR="009C1459">
        <w:rPr>
          <w:rFonts w:ascii="Lucida Sans" w:hAnsi="Lucida Sans"/>
          <w:sz w:val="19"/>
          <w:szCs w:val="19"/>
          <w:lang w:val="en-US"/>
        </w:rPr>
        <w:t xml:space="preserve">on </w:t>
      </w:r>
      <w:r w:rsidR="00300BA3">
        <w:rPr>
          <w:rFonts w:ascii="Lucida Sans" w:hAnsi="Lucida Sans"/>
          <w:sz w:val="19"/>
          <w:szCs w:val="19"/>
          <w:lang w:val="en-US"/>
        </w:rPr>
        <w:t>individuals</w:t>
      </w:r>
      <w:r w:rsidRPr="00B14648">
        <w:rPr>
          <w:rFonts w:ascii="Lucida Sans" w:hAnsi="Lucida Sans"/>
          <w:sz w:val="19"/>
          <w:szCs w:val="19"/>
          <w:lang w:val="en-US"/>
        </w:rPr>
        <w:t xml:space="preserve">. The missing link on the </w:t>
      </w:r>
      <w:r w:rsidR="00326945">
        <w:rPr>
          <w:rFonts w:ascii="Lucida Sans" w:hAnsi="Lucida Sans"/>
          <w:sz w:val="19"/>
          <w:szCs w:val="19"/>
          <w:lang w:val="en-US"/>
        </w:rPr>
        <w:t>micro</w:t>
      </w:r>
      <w:r w:rsidRPr="00B14648">
        <w:rPr>
          <w:rFonts w:ascii="Lucida Sans" w:hAnsi="Lucida Sans"/>
          <w:sz w:val="19"/>
          <w:szCs w:val="19"/>
          <w:lang w:val="en-US"/>
        </w:rPr>
        <w:t xml:space="preserve"> level implies therefore </w:t>
      </w:r>
      <w:r w:rsidR="00F163B9">
        <w:rPr>
          <w:rFonts w:ascii="Lucida Sans" w:hAnsi="Lucida Sans"/>
          <w:sz w:val="19"/>
          <w:szCs w:val="19"/>
          <w:lang w:val="en-US"/>
        </w:rPr>
        <w:t>that there is no</w:t>
      </w:r>
      <w:r w:rsidR="00F163B9" w:rsidRPr="00B14648">
        <w:rPr>
          <w:rFonts w:ascii="Lucida Sans" w:hAnsi="Lucida Sans"/>
          <w:sz w:val="19"/>
          <w:szCs w:val="19"/>
          <w:lang w:val="en-US"/>
        </w:rPr>
        <w:t xml:space="preserve"> </w:t>
      </w:r>
      <w:r w:rsidRPr="00B14648">
        <w:rPr>
          <w:rFonts w:ascii="Lucida Sans" w:hAnsi="Lucida Sans"/>
          <w:sz w:val="19"/>
          <w:szCs w:val="19"/>
          <w:lang w:val="en-US"/>
        </w:rPr>
        <w:t xml:space="preserve">possibility </w:t>
      </w:r>
      <w:r w:rsidR="00F163B9">
        <w:rPr>
          <w:rFonts w:ascii="Lucida Sans" w:hAnsi="Lucida Sans"/>
          <w:sz w:val="19"/>
          <w:szCs w:val="19"/>
          <w:lang w:val="en-US"/>
        </w:rPr>
        <w:t>to do</w:t>
      </w:r>
      <w:r w:rsidR="00F163B9" w:rsidRPr="00B14648">
        <w:rPr>
          <w:rFonts w:ascii="Lucida Sans" w:hAnsi="Lucida Sans"/>
          <w:sz w:val="19"/>
          <w:szCs w:val="19"/>
          <w:lang w:val="en-US"/>
        </w:rPr>
        <w:t xml:space="preserve"> </w:t>
      </w:r>
      <w:r w:rsidRPr="00B14648">
        <w:rPr>
          <w:rFonts w:ascii="Lucida Sans" w:hAnsi="Lucida Sans"/>
          <w:sz w:val="19"/>
          <w:szCs w:val="19"/>
          <w:lang w:val="en-US"/>
        </w:rPr>
        <w:t>a conjoint analysis of i</w:t>
      </w:r>
      <w:r w:rsidR="00122E28">
        <w:rPr>
          <w:rFonts w:ascii="Lucida Sans" w:hAnsi="Lucida Sans"/>
          <w:sz w:val="19"/>
          <w:szCs w:val="19"/>
          <w:lang w:val="en-US"/>
        </w:rPr>
        <w:t>ncome and wealth.</w:t>
      </w:r>
      <w:r w:rsidRPr="00B14648">
        <w:rPr>
          <w:rFonts w:ascii="Lucida Sans" w:hAnsi="Lucida Sans"/>
          <w:sz w:val="19"/>
          <w:szCs w:val="19"/>
          <w:lang w:val="en-US"/>
        </w:rPr>
        <w:t xml:space="preserve"> This leaves the researcher with the </w:t>
      </w:r>
      <w:r w:rsidR="005D2E6C">
        <w:rPr>
          <w:rFonts w:ascii="Lucida Sans" w:hAnsi="Lucida Sans"/>
          <w:sz w:val="19"/>
          <w:szCs w:val="19"/>
          <w:lang w:val="en-US"/>
        </w:rPr>
        <w:t>option</w:t>
      </w:r>
      <w:r w:rsidRPr="00B14648">
        <w:rPr>
          <w:rFonts w:ascii="Lucida Sans" w:hAnsi="Lucida Sans"/>
          <w:sz w:val="19"/>
          <w:szCs w:val="19"/>
          <w:lang w:val="en-US"/>
        </w:rPr>
        <w:t xml:space="preserve"> to look at income or wealth</w:t>
      </w:r>
      <w:r w:rsidR="00F163B9">
        <w:rPr>
          <w:rFonts w:ascii="Lucida Sans" w:hAnsi="Lucida Sans"/>
          <w:sz w:val="19"/>
          <w:szCs w:val="19"/>
          <w:lang w:val="en-US"/>
        </w:rPr>
        <w:t>, but not at both simultaneously</w:t>
      </w:r>
      <w:r w:rsidRPr="00B14648">
        <w:rPr>
          <w:rFonts w:ascii="Lucida Sans" w:hAnsi="Lucida Sans"/>
          <w:sz w:val="19"/>
          <w:szCs w:val="19"/>
          <w:lang w:val="en-US"/>
        </w:rPr>
        <w:t>.</w:t>
      </w:r>
      <w:r w:rsidR="0077733B">
        <w:rPr>
          <w:rFonts w:ascii="Lucida Sans" w:hAnsi="Lucida Sans"/>
          <w:sz w:val="19"/>
          <w:szCs w:val="19"/>
          <w:lang w:val="en-US"/>
        </w:rPr>
        <w:t xml:space="preserve"> </w:t>
      </w:r>
      <w:r w:rsidR="0077733B">
        <w:rPr>
          <w:rFonts w:ascii="Lucida Sans" w:hAnsi="Lucida Sans"/>
          <w:sz w:val="19"/>
          <w:szCs w:val="19"/>
          <w:lang w:val="en-US"/>
        </w:rPr>
        <w:t>In addition, i</w:t>
      </w:r>
      <w:r w:rsidR="0077733B" w:rsidRPr="00B14648">
        <w:rPr>
          <w:rFonts w:ascii="Lucida Sans" w:hAnsi="Lucida Sans"/>
          <w:sz w:val="19"/>
          <w:szCs w:val="19"/>
          <w:lang w:val="en-US"/>
        </w:rPr>
        <w:t>nformation on</w:t>
      </w:r>
      <w:r w:rsidR="0077733B">
        <w:rPr>
          <w:rFonts w:ascii="Lucida Sans" w:hAnsi="Lucida Sans"/>
          <w:sz w:val="19"/>
          <w:szCs w:val="19"/>
          <w:lang w:val="en-US"/>
        </w:rPr>
        <w:t xml:space="preserve"> consumption is missing at all. </w:t>
      </w:r>
      <w:r w:rsidRPr="00B14648">
        <w:rPr>
          <w:rFonts w:ascii="Lucida Sans" w:hAnsi="Lucida Sans"/>
          <w:sz w:val="19"/>
          <w:szCs w:val="19"/>
          <w:lang w:val="en-US"/>
        </w:rPr>
        <w:t xml:space="preserve">The definition of </w:t>
      </w:r>
      <w:r w:rsidR="00D70029">
        <w:rPr>
          <w:rFonts w:ascii="Lucida Sans" w:hAnsi="Lucida Sans"/>
          <w:sz w:val="19"/>
          <w:szCs w:val="19"/>
          <w:lang w:val="en-US"/>
        </w:rPr>
        <w:t>key</w:t>
      </w:r>
      <w:r w:rsidR="00D70029" w:rsidRPr="00B14648">
        <w:rPr>
          <w:rFonts w:ascii="Lucida Sans" w:hAnsi="Lucida Sans"/>
          <w:sz w:val="19"/>
          <w:szCs w:val="19"/>
          <w:lang w:val="en-US"/>
        </w:rPr>
        <w:t xml:space="preserve"> </w:t>
      </w:r>
      <w:r w:rsidRPr="00B14648">
        <w:rPr>
          <w:rFonts w:ascii="Lucida Sans" w:hAnsi="Lucida Sans"/>
          <w:sz w:val="19"/>
          <w:szCs w:val="19"/>
          <w:lang w:val="en-US"/>
        </w:rPr>
        <w:t xml:space="preserve">measures </w:t>
      </w:r>
      <w:r w:rsidR="00BC07A1">
        <w:rPr>
          <w:rFonts w:ascii="Lucida Sans" w:hAnsi="Lucida Sans"/>
          <w:sz w:val="19"/>
          <w:szCs w:val="19"/>
          <w:lang w:val="en-US"/>
        </w:rPr>
        <w:t xml:space="preserve">is </w:t>
      </w:r>
      <w:r w:rsidRPr="00B14648">
        <w:rPr>
          <w:rFonts w:ascii="Lucida Sans" w:hAnsi="Lucida Sans"/>
          <w:sz w:val="19"/>
          <w:szCs w:val="19"/>
          <w:lang w:val="en-US"/>
        </w:rPr>
        <w:t>often restricted</w:t>
      </w:r>
      <w:r w:rsidR="0077733B">
        <w:rPr>
          <w:rFonts w:ascii="Lucida Sans" w:hAnsi="Lucida Sans"/>
          <w:sz w:val="19"/>
          <w:szCs w:val="19"/>
          <w:lang w:val="en-US"/>
        </w:rPr>
        <w:t xml:space="preserve"> too</w:t>
      </w:r>
      <w:r w:rsidRPr="00B14648">
        <w:rPr>
          <w:rFonts w:ascii="Lucida Sans" w:hAnsi="Lucida Sans"/>
          <w:sz w:val="19"/>
          <w:szCs w:val="19"/>
          <w:lang w:val="en-US"/>
        </w:rPr>
        <w:t xml:space="preserve">, because only </w:t>
      </w:r>
      <w:r w:rsidR="00BC07A1" w:rsidRPr="00B14648">
        <w:rPr>
          <w:rFonts w:ascii="Lucida Sans" w:hAnsi="Lucida Sans"/>
          <w:sz w:val="19"/>
          <w:szCs w:val="19"/>
          <w:lang w:val="en-US"/>
        </w:rPr>
        <w:t>tax</w:t>
      </w:r>
      <w:r w:rsidR="005D2E6C">
        <w:rPr>
          <w:rFonts w:ascii="Lucida Sans" w:hAnsi="Lucida Sans"/>
          <w:sz w:val="19"/>
          <w:szCs w:val="19"/>
          <w:lang w:val="en-US"/>
        </w:rPr>
        <w:t xml:space="preserve"> </w:t>
      </w:r>
      <w:r w:rsidR="00BC07A1">
        <w:rPr>
          <w:rFonts w:ascii="Lucida Sans" w:hAnsi="Lucida Sans"/>
          <w:sz w:val="19"/>
          <w:szCs w:val="19"/>
          <w:lang w:val="en-US"/>
        </w:rPr>
        <w:t>relevant</w:t>
      </w:r>
      <w:r w:rsidR="00BC07A1" w:rsidRPr="00B14648">
        <w:rPr>
          <w:rFonts w:ascii="Lucida Sans" w:hAnsi="Lucida Sans"/>
          <w:sz w:val="19"/>
          <w:szCs w:val="19"/>
          <w:lang w:val="en-US"/>
        </w:rPr>
        <w:t xml:space="preserve"> </w:t>
      </w:r>
      <w:r w:rsidRPr="00B14648">
        <w:rPr>
          <w:rFonts w:ascii="Lucida Sans" w:hAnsi="Lucida Sans"/>
          <w:sz w:val="19"/>
          <w:szCs w:val="19"/>
          <w:lang w:val="en-US"/>
        </w:rPr>
        <w:t>measures a</w:t>
      </w:r>
      <w:r w:rsidR="00122E28">
        <w:rPr>
          <w:rFonts w:ascii="Lucida Sans" w:hAnsi="Lucida Sans"/>
          <w:sz w:val="19"/>
          <w:szCs w:val="19"/>
          <w:lang w:val="en-US"/>
        </w:rPr>
        <w:t xml:space="preserve">re </w:t>
      </w:r>
      <w:r w:rsidR="00EB2518">
        <w:rPr>
          <w:rFonts w:ascii="Lucida Sans" w:hAnsi="Lucida Sans"/>
          <w:sz w:val="19"/>
          <w:szCs w:val="19"/>
          <w:lang w:val="en-US"/>
        </w:rPr>
        <w:t>reported</w:t>
      </w:r>
      <w:r w:rsidR="00122E28">
        <w:rPr>
          <w:rFonts w:ascii="Lucida Sans" w:hAnsi="Lucida Sans"/>
          <w:sz w:val="19"/>
          <w:szCs w:val="19"/>
          <w:lang w:val="en-US"/>
        </w:rPr>
        <w:t xml:space="preserve">. </w:t>
      </w:r>
      <w:r w:rsidR="00BC07A1">
        <w:rPr>
          <w:rFonts w:ascii="Lucida Sans" w:hAnsi="Lucida Sans"/>
          <w:sz w:val="19"/>
          <w:szCs w:val="19"/>
          <w:lang w:val="en-US"/>
        </w:rPr>
        <w:t>Taxable income</w:t>
      </w:r>
      <w:r w:rsidR="009C1459">
        <w:rPr>
          <w:rFonts w:ascii="Lucida Sans" w:hAnsi="Lucida Sans"/>
          <w:sz w:val="19"/>
          <w:szCs w:val="19"/>
          <w:lang w:val="en-US"/>
        </w:rPr>
        <w:t>s</w:t>
      </w:r>
      <w:r w:rsidR="00BC07A1">
        <w:rPr>
          <w:rFonts w:ascii="Lucida Sans" w:hAnsi="Lucida Sans"/>
          <w:sz w:val="19"/>
          <w:szCs w:val="19"/>
          <w:lang w:val="en-US"/>
        </w:rPr>
        <w:t xml:space="preserve"> for example include direct social transfers (e.g. rents) but no taxes are subtracted. </w:t>
      </w:r>
      <w:r w:rsidR="00053EF3">
        <w:rPr>
          <w:rFonts w:ascii="Lucida Sans" w:hAnsi="Lucida Sans"/>
          <w:sz w:val="19"/>
          <w:szCs w:val="19"/>
          <w:lang w:val="en-US"/>
        </w:rPr>
        <w:t xml:space="preserve">Thus, </w:t>
      </w:r>
      <w:r w:rsidR="00BC07A1">
        <w:rPr>
          <w:rFonts w:ascii="Lucida Sans" w:hAnsi="Lucida Sans"/>
          <w:sz w:val="19"/>
          <w:szCs w:val="19"/>
          <w:lang w:val="en-US"/>
        </w:rPr>
        <w:t xml:space="preserve">a researcher using tax data can neither look at a pre- nor a post-transfer measure </w:t>
      </w:r>
      <w:r w:rsidR="00122E28">
        <w:rPr>
          <w:rFonts w:ascii="Lucida Sans" w:hAnsi="Lucida Sans"/>
          <w:sz w:val="19"/>
          <w:szCs w:val="19"/>
          <w:lang w:val="en-US"/>
        </w:rPr>
        <w:t xml:space="preserve">(see </w:t>
      </w:r>
      <w:ins w:id="96" w:author="Hümbelin Oliver" w:date="2015-04-20T20:24:00Z">
        <w:r w:rsidR="00810253">
          <w:rPr>
            <w:rFonts w:ascii="Lucida Sans" w:hAnsi="Lucida Sans"/>
            <w:sz w:val="19"/>
            <w:szCs w:val="19"/>
            <w:lang w:val="en-US"/>
          </w:rPr>
          <w:fldChar w:fldCharType="begin"/>
        </w:r>
        <w:r w:rsidR="00810253">
          <w:rPr>
            <w:rFonts w:ascii="Lucida Sans" w:hAnsi="Lucida Sans"/>
            <w:sz w:val="19"/>
            <w:szCs w:val="19"/>
            <w:lang w:val="en-US"/>
          </w:rPr>
          <w:instrText xml:space="preserve"> REF _Ref417324633 \h </w:instrText>
        </w:r>
        <w:r w:rsidR="00810253">
          <w:rPr>
            <w:rFonts w:ascii="Lucida Sans" w:hAnsi="Lucida Sans"/>
            <w:sz w:val="19"/>
            <w:szCs w:val="19"/>
            <w:lang w:val="en-US"/>
          </w:rPr>
        </w:r>
      </w:ins>
      <w:r w:rsidR="00810253">
        <w:rPr>
          <w:rFonts w:ascii="Lucida Sans" w:hAnsi="Lucida Sans"/>
          <w:sz w:val="19"/>
          <w:szCs w:val="19"/>
          <w:lang w:val="en-US"/>
        </w:rPr>
        <w:instrText xml:space="preserve"> \* MERGEFORMAT </w:instrText>
      </w:r>
      <w:r w:rsidR="00810253">
        <w:rPr>
          <w:rFonts w:ascii="Lucida Sans" w:hAnsi="Lucida Sans"/>
          <w:sz w:val="19"/>
          <w:szCs w:val="19"/>
          <w:lang w:val="en-US"/>
        </w:rPr>
        <w:fldChar w:fldCharType="separate"/>
      </w:r>
      <w:ins w:id="97" w:author="Hümbelin Oliver" w:date="2015-04-20T20:24:00Z">
        <w:r w:rsidR="00810253" w:rsidRPr="00810253">
          <w:rPr>
            <w:rFonts w:ascii="Lucida Sans" w:hAnsi="Lucida Sans"/>
            <w:sz w:val="19"/>
            <w:szCs w:val="19"/>
            <w:lang w:val="en-US"/>
            <w:rPrChange w:id="98" w:author="Hümbelin Oliver" w:date="2015-04-20T20:24:00Z">
              <w:rPr>
                <w:lang w:val="en-US"/>
              </w:rPr>
            </w:rPrChange>
          </w:rPr>
          <w:t>Figure 1</w:t>
        </w:r>
        <w:r w:rsidR="00810253">
          <w:rPr>
            <w:rFonts w:ascii="Lucida Sans" w:hAnsi="Lucida Sans"/>
            <w:sz w:val="19"/>
            <w:szCs w:val="19"/>
            <w:lang w:val="en-US"/>
          </w:rPr>
          <w:fldChar w:fldCharType="end"/>
        </w:r>
      </w:ins>
      <w:del w:id="99" w:author="Hümbelin Oliver" w:date="2015-04-20T20:24:00Z">
        <w:r w:rsidR="00122E28" w:rsidDel="00810253">
          <w:rPr>
            <w:rFonts w:ascii="Lucida Sans" w:hAnsi="Lucida Sans"/>
            <w:sz w:val="19"/>
            <w:szCs w:val="19"/>
            <w:lang w:val="en-US"/>
          </w:rPr>
          <w:fldChar w:fldCharType="begin"/>
        </w:r>
        <w:r w:rsidR="00122E28" w:rsidDel="00810253">
          <w:rPr>
            <w:rFonts w:ascii="Lucida Sans" w:hAnsi="Lucida Sans"/>
            <w:sz w:val="19"/>
            <w:szCs w:val="19"/>
            <w:lang w:val="en-US"/>
          </w:rPr>
          <w:delInstrText xml:space="preserve"> REF _Ref399862328 \h  \* MERGEFORMAT </w:delInstrText>
        </w:r>
        <w:r w:rsidR="00122E28" w:rsidDel="00810253">
          <w:rPr>
            <w:rFonts w:ascii="Lucida Sans" w:hAnsi="Lucida Sans"/>
            <w:sz w:val="19"/>
            <w:szCs w:val="19"/>
            <w:lang w:val="en-US"/>
          </w:rPr>
          <w:fldChar w:fldCharType="separate"/>
        </w:r>
      </w:del>
      <w:del w:id="100" w:author="Hümbelin Oliver" w:date="2015-04-20T20:19:00Z">
        <w:r w:rsidR="00455C52" w:rsidRPr="00763E00" w:rsidDel="007C739D">
          <w:rPr>
            <w:rFonts w:ascii="Lucida Sans" w:hAnsi="Lucida Sans"/>
            <w:sz w:val="19"/>
            <w:szCs w:val="19"/>
            <w:lang w:val="en-US"/>
          </w:rPr>
          <w:delText>Figure 1</w:delText>
        </w:r>
      </w:del>
      <w:del w:id="101" w:author="Hümbelin Oliver" w:date="2015-04-20T20:24:00Z">
        <w:r w:rsidR="00122E28" w:rsidDel="00810253">
          <w:rPr>
            <w:rFonts w:ascii="Lucida Sans" w:hAnsi="Lucida Sans"/>
            <w:sz w:val="19"/>
            <w:szCs w:val="19"/>
            <w:lang w:val="en-US"/>
          </w:rPr>
          <w:fldChar w:fldCharType="end"/>
        </w:r>
      </w:del>
      <w:r w:rsidR="00F21B4B">
        <w:rPr>
          <w:rFonts w:ascii="Lucida Sans" w:hAnsi="Lucida Sans"/>
          <w:sz w:val="19"/>
          <w:szCs w:val="19"/>
          <w:lang w:val="en-US"/>
        </w:rPr>
        <w:t xml:space="preserve"> on page </w:t>
      </w:r>
      <w:r w:rsidR="00F21B4B">
        <w:rPr>
          <w:rFonts w:ascii="Lucida Sans" w:hAnsi="Lucida Sans"/>
          <w:sz w:val="19"/>
          <w:szCs w:val="19"/>
          <w:lang w:val="en-US"/>
        </w:rPr>
        <w:fldChar w:fldCharType="begin"/>
      </w:r>
      <w:r w:rsidR="00F21B4B">
        <w:rPr>
          <w:rFonts w:ascii="Lucida Sans" w:hAnsi="Lucida Sans"/>
          <w:sz w:val="19"/>
          <w:szCs w:val="19"/>
          <w:lang w:val="en-US"/>
        </w:rPr>
        <w:instrText xml:space="preserve"> PAGEREF _Ref406512023 \h </w:instrText>
      </w:r>
      <w:r w:rsidR="00F21B4B">
        <w:rPr>
          <w:rFonts w:ascii="Lucida Sans" w:hAnsi="Lucida Sans"/>
          <w:sz w:val="19"/>
          <w:szCs w:val="19"/>
          <w:lang w:val="en-US"/>
        </w:rPr>
      </w:r>
      <w:r w:rsidR="00F21B4B">
        <w:rPr>
          <w:rFonts w:ascii="Lucida Sans" w:hAnsi="Lucida Sans"/>
          <w:sz w:val="19"/>
          <w:szCs w:val="19"/>
          <w:lang w:val="en-US"/>
        </w:rPr>
        <w:fldChar w:fldCharType="separate"/>
      </w:r>
      <w:r w:rsidR="00F21B4B">
        <w:rPr>
          <w:rFonts w:ascii="Lucida Sans" w:hAnsi="Lucida Sans"/>
          <w:noProof/>
          <w:sz w:val="19"/>
          <w:szCs w:val="19"/>
          <w:lang w:val="en-US"/>
        </w:rPr>
        <w:t>5</w:t>
      </w:r>
      <w:r w:rsidR="00F21B4B">
        <w:rPr>
          <w:rFonts w:ascii="Lucida Sans" w:hAnsi="Lucida Sans"/>
          <w:sz w:val="19"/>
          <w:szCs w:val="19"/>
          <w:lang w:val="en-US"/>
        </w:rPr>
        <w:fldChar w:fldCharType="end"/>
      </w:r>
      <w:r w:rsidR="00122E28">
        <w:rPr>
          <w:rFonts w:ascii="Lucida Sans" w:hAnsi="Lucida Sans"/>
          <w:sz w:val="19"/>
          <w:szCs w:val="19"/>
          <w:lang w:val="en-US"/>
        </w:rPr>
        <w:t>).</w:t>
      </w:r>
      <w:r w:rsidR="005D2E6C">
        <w:rPr>
          <w:rFonts w:ascii="Lucida Sans" w:hAnsi="Lucida Sans"/>
          <w:sz w:val="19"/>
          <w:szCs w:val="19"/>
          <w:lang w:val="en-US"/>
        </w:rPr>
        <w:t xml:space="preserve"> Taxable income is rather something in between.</w:t>
      </w:r>
      <w:r w:rsidRPr="00B14648">
        <w:rPr>
          <w:rFonts w:ascii="Lucida Sans" w:hAnsi="Lucida Sans"/>
          <w:sz w:val="19"/>
          <w:szCs w:val="19"/>
          <w:lang w:val="en-US"/>
        </w:rPr>
        <w:t xml:space="preserve"> Furthermore</w:t>
      </w:r>
      <w:r w:rsidR="00053EF3">
        <w:rPr>
          <w:rFonts w:ascii="Lucida Sans" w:hAnsi="Lucida Sans"/>
          <w:sz w:val="19"/>
          <w:szCs w:val="19"/>
          <w:lang w:val="en-US"/>
        </w:rPr>
        <w:t>,</w:t>
      </w:r>
      <w:r w:rsidRPr="00B14648">
        <w:rPr>
          <w:rFonts w:ascii="Lucida Sans" w:hAnsi="Lucida Sans"/>
          <w:sz w:val="19"/>
          <w:szCs w:val="19"/>
          <w:lang w:val="en-US"/>
        </w:rPr>
        <w:t xml:space="preserve"> deductions impose changes to income meas</w:t>
      </w:r>
      <w:r w:rsidR="00122E28">
        <w:rPr>
          <w:rFonts w:ascii="Lucida Sans" w:hAnsi="Lucida Sans"/>
          <w:sz w:val="19"/>
          <w:szCs w:val="19"/>
          <w:lang w:val="en-US"/>
        </w:rPr>
        <w:t>ures, which can bias the result, when deductions change over time.</w:t>
      </w:r>
      <w:r w:rsidR="00D5668A">
        <w:rPr>
          <w:rFonts w:ascii="Lucida Sans" w:hAnsi="Lucida Sans"/>
          <w:sz w:val="19"/>
          <w:szCs w:val="19"/>
          <w:lang w:val="en-US"/>
        </w:rPr>
        <w:t xml:space="preserve"> The situation is far better when micro tax data is at hand. If income and wealth is taxed</w:t>
      </w:r>
      <w:r w:rsidR="006D7D09">
        <w:rPr>
          <w:rFonts w:ascii="Lucida Sans" w:hAnsi="Lucida Sans"/>
          <w:sz w:val="19"/>
          <w:szCs w:val="19"/>
          <w:lang w:val="en-US"/>
        </w:rPr>
        <w:t>,</w:t>
      </w:r>
      <w:r w:rsidR="00D5668A">
        <w:rPr>
          <w:rFonts w:ascii="Lucida Sans" w:hAnsi="Lucida Sans"/>
          <w:sz w:val="19"/>
          <w:szCs w:val="19"/>
          <w:lang w:val="en-US"/>
        </w:rPr>
        <w:t xml:space="preserve"> a complete conjoint distributional analysis is possible. Key measures can also be constructed quit</w:t>
      </w:r>
      <w:r w:rsidR="006D7D09">
        <w:rPr>
          <w:rFonts w:ascii="Lucida Sans" w:hAnsi="Lucida Sans"/>
          <w:sz w:val="19"/>
          <w:szCs w:val="19"/>
          <w:lang w:val="en-US"/>
        </w:rPr>
        <w:t>e</w:t>
      </w:r>
      <w:r w:rsidR="00D5668A">
        <w:rPr>
          <w:rFonts w:ascii="Lucida Sans" w:hAnsi="Lucida Sans"/>
          <w:sz w:val="19"/>
          <w:szCs w:val="19"/>
          <w:lang w:val="en-US"/>
        </w:rPr>
        <w:t xml:space="preserve"> flexible, because </w:t>
      </w:r>
      <w:r w:rsidR="009B0176">
        <w:rPr>
          <w:rFonts w:ascii="Lucida Sans" w:hAnsi="Lucida Sans"/>
          <w:sz w:val="19"/>
          <w:szCs w:val="19"/>
          <w:lang w:val="en-US"/>
        </w:rPr>
        <w:t xml:space="preserve">individual tax data contains </w:t>
      </w:r>
      <w:r w:rsidR="007864B9">
        <w:rPr>
          <w:rFonts w:ascii="Lucida Sans" w:hAnsi="Lucida Sans"/>
          <w:sz w:val="19"/>
          <w:szCs w:val="19"/>
          <w:lang w:val="en-US"/>
        </w:rPr>
        <w:t>information</w:t>
      </w:r>
      <w:r w:rsidR="006D7D09">
        <w:rPr>
          <w:rFonts w:ascii="Lucida Sans" w:hAnsi="Lucida Sans"/>
          <w:sz w:val="19"/>
          <w:szCs w:val="19"/>
          <w:lang w:val="en-US"/>
        </w:rPr>
        <w:t xml:space="preserve"> on pre-tax income</w:t>
      </w:r>
      <w:r w:rsidR="00D5668A">
        <w:rPr>
          <w:rFonts w:ascii="Lucida Sans" w:hAnsi="Lucida Sans"/>
          <w:sz w:val="19"/>
          <w:szCs w:val="19"/>
          <w:lang w:val="en-US"/>
        </w:rPr>
        <w:t xml:space="preserve"> </w:t>
      </w:r>
      <w:r w:rsidR="007864B9">
        <w:rPr>
          <w:rFonts w:ascii="Lucida Sans" w:hAnsi="Lucida Sans"/>
          <w:sz w:val="19"/>
          <w:szCs w:val="19"/>
          <w:lang w:val="en-US"/>
        </w:rPr>
        <w:t>(before deductions) a</w:t>
      </w:r>
      <w:r w:rsidR="006D7D09">
        <w:rPr>
          <w:rFonts w:ascii="Lucida Sans" w:hAnsi="Lucida Sans"/>
          <w:sz w:val="19"/>
          <w:szCs w:val="19"/>
          <w:lang w:val="en-US"/>
        </w:rPr>
        <w:t>s well as</w:t>
      </w:r>
      <w:r w:rsidR="007864B9">
        <w:rPr>
          <w:rFonts w:ascii="Lucida Sans" w:hAnsi="Lucida Sans"/>
          <w:sz w:val="19"/>
          <w:szCs w:val="19"/>
          <w:lang w:val="en-US"/>
        </w:rPr>
        <w:t xml:space="preserve"> most important expenditures like taxes</w:t>
      </w:r>
      <w:r w:rsidR="009B0176">
        <w:rPr>
          <w:rFonts w:ascii="Lucida Sans" w:hAnsi="Lucida Sans"/>
          <w:sz w:val="19"/>
          <w:szCs w:val="19"/>
          <w:lang w:val="en-US"/>
        </w:rPr>
        <w:t>.</w:t>
      </w:r>
      <w:r w:rsidR="007864B9">
        <w:rPr>
          <w:rFonts w:ascii="Lucida Sans" w:hAnsi="Lucida Sans"/>
          <w:sz w:val="19"/>
          <w:szCs w:val="19"/>
          <w:lang w:val="en-US"/>
        </w:rPr>
        <w:t xml:space="preserve"> </w:t>
      </w:r>
      <w:r w:rsidR="009B0176">
        <w:rPr>
          <w:rFonts w:ascii="Lucida Sans" w:hAnsi="Lucida Sans"/>
          <w:sz w:val="19"/>
          <w:szCs w:val="19"/>
          <w:lang w:val="en-US"/>
        </w:rPr>
        <w:t>However, d</w:t>
      </w:r>
      <w:r w:rsidR="007864B9">
        <w:rPr>
          <w:rFonts w:ascii="Lucida Sans" w:hAnsi="Lucida Sans"/>
          <w:sz w:val="19"/>
          <w:szCs w:val="19"/>
          <w:lang w:val="en-US"/>
        </w:rPr>
        <w:t>etailed information on consumptions is still missing. Nonetheless</w:t>
      </w:r>
      <w:r w:rsidR="009B0176">
        <w:rPr>
          <w:rFonts w:ascii="Lucida Sans" w:hAnsi="Lucida Sans"/>
          <w:sz w:val="19"/>
          <w:szCs w:val="19"/>
          <w:lang w:val="en-US"/>
        </w:rPr>
        <w:t>,</w:t>
      </w:r>
      <w:r w:rsidR="007864B9">
        <w:rPr>
          <w:rFonts w:ascii="Lucida Sans" w:hAnsi="Lucida Sans"/>
          <w:sz w:val="19"/>
          <w:szCs w:val="19"/>
          <w:lang w:val="en-US"/>
        </w:rPr>
        <w:t xml:space="preserve"> concerning</w:t>
      </w:r>
      <w:r w:rsidR="007864B9" w:rsidRPr="00B14648">
        <w:rPr>
          <w:rFonts w:ascii="Lucida Sans" w:hAnsi="Lucida Sans"/>
          <w:sz w:val="19"/>
          <w:szCs w:val="19"/>
          <w:lang w:val="en-US"/>
        </w:rPr>
        <w:t xml:space="preserve"> </w:t>
      </w:r>
      <w:r w:rsidRPr="00B14648">
        <w:rPr>
          <w:rFonts w:ascii="Lucida Sans" w:hAnsi="Lucida Sans"/>
          <w:sz w:val="19"/>
          <w:szCs w:val="19"/>
          <w:lang w:val="en-US"/>
        </w:rPr>
        <w:t>this dimension, survey</w:t>
      </w:r>
      <w:r w:rsidR="00BC07A1">
        <w:rPr>
          <w:rFonts w:ascii="Lucida Sans" w:hAnsi="Lucida Sans"/>
          <w:sz w:val="19"/>
          <w:szCs w:val="19"/>
          <w:lang w:val="en-US"/>
        </w:rPr>
        <w:t xml:space="preserve"> d</w:t>
      </w:r>
      <w:r w:rsidRPr="00B14648">
        <w:rPr>
          <w:rFonts w:ascii="Lucida Sans" w:hAnsi="Lucida Sans"/>
          <w:sz w:val="19"/>
          <w:szCs w:val="19"/>
          <w:lang w:val="en-US"/>
        </w:rPr>
        <w:t>ata is clearly superior, because concepts and measures can be tailored carefully to the need of scientists.</w:t>
      </w:r>
      <w:r w:rsidR="003838D6">
        <w:rPr>
          <w:rFonts w:ascii="Lucida Sans" w:hAnsi="Lucida Sans"/>
          <w:sz w:val="19"/>
          <w:szCs w:val="19"/>
          <w:lang w:val="en-US"/>
        </w:rPr>
        <w:br/>
      </w:r>
      <w:r w:rsidR="0077733B">
        <w:rPr>
          <w:rFonts w:ascii="Lucida Sans" w:hAnsi="Lucida Sans"/>
          <w:sz w:val="19"/>
          <w:szCs w:val="19"/>
          <w:lang w:val="en-US"/>
        </w:rPr>
        <w:br/>
      </w:r>
      <w:r w:rsidR="00D85FDF">
        <w:rPr>
          <w:rFonts w:ascii="Lucida Sans" w:hAnsi="Lucida Sans"/>
          <w:sz w:val="19"/>
          <w:szCs w:val="19"/>
          <w:lang w:val="en-US"/>
        </w:rPr>
        <w:t>T</w:t>
      </w:r>
      <w:r w:rsidR="00D85FDF" w:rsidRPr="00B14648">
        <w:rPr>
          <w:rFonts w:ascii="Lucida Sans" w:hAnsi="Lucida Sans"/>
          <w:sz w:val="19"/>
          <w:szCs w:val="19"/>
          <w:lang w:val="en-US"/>
        </w:rPr>
        <w:t xml:space="preserve">he </w:t>
      </w:r>
      <w:r w:rsidR="00D85FDF">
        <w:rPr>
          <w:rFonts w:ascii="Lucida Sans" w:hAnsi="Lucida Sans"/>
          <w:i/>
          <w:sz w:val="19"/>
          <w:szCs w:val="19"/>
          <w:lang w:val="en-US"/>
        </w:rPr>
        <w:t>calculation</w:t>
      </w:r>
      <w:r w:rsidR="00D85FDF" w:rsidRPr="00B14648">
        <w:rPr>
          <w:rFonts w:ascii="Lucida Sans" w:hAnsi="Lucida Sans"/>
          <w:i/>
          <w:sz w:val="19"/>
          <w:szCs w:val="19"/>
          <w:lang w:val="en-US"/>
        </w:rPr>
        <w:t xml:space="preserve"> of inequality measures </w:t>
      </w:r>
      <w:r w:rsidR="00D85FDF">
        <w:rPr>
          <w:rFonts w:ascii="Lucida Sans" w:hAnsi="Lucida Sans"/>
          <w:sz w:val="19"/>
          <w:szCs w:val="19"/>
          <w:lang w:val="en-US"/>
        </w:rPr>
        <w:t>is</w:t>
      </w:r>
      <w:r w:rsidR="00D85FDF" w:rsidRPr="00B14648">
        <w:rPr>
          <w:rFonts w:ascii="Lucida Sans" w:hAnsi="Lucida Sans"/>
          <w:sz w:val="19"/>
          <w:szCs w:val="19"/>
          <w:lang w:val="en-US"/>
        </w:rPr>
        <w:t xml:space="preserve"> </w:t>
      </w:r>
      <w:r w:rsidR="00D85FDF">
        <w:rPr>
          <w:rFonts w:ascii="Lucida Sans" w:hAnsi="Lucida Sans"/>
          <w:sz w:val="19"/>
          <w:szCs w:val="19"/>
          <w:lang w:val="en-US"/>
        </w:rPr>
        <w:t>flexible</w:t>
      </w:r>
      <w:r w:rsidR="00053EF3">
        <w:rPr>
          <w:rFonts w:ascii="Lucida Sans" w:hAnsi="Lucida Sans"/>
          <w:sz w:val="19"/>
          <w:szCs w:val="19"/>
          <w:lang w:val="en-US"/>
        </w:rPr>
        <w:t xml:space="preserve"> when</w:t>
      </w:r>
      <w:r w:rsidR="00F92DDB">
        <w:rPr>
          <w:rFonts w:ascii="Lucida Sans" w:hAnsi="Lucida Sans"/>
          <w:sz w:val="19"/>
          <w:szCs w:val="19"/>
          <w:lang w:val="en-US"/>
        </w:rPr>
        <w:t xml:space="preserve"> </w:t>
      </w:r>
      <w:r w:rsidR="00B978E7">
        <w:rPr>
          <w:rFonts w:ascii="Lucida Sans" w:hAnsi="Lucida Sans"/>
          <w:sz w:val="19"/>
          <w:szCs w:val="19"/>
          <w:lang w:val="en-US"/>
        </w:rPr>
        <w:t>data is available on a</w:t>
      </w:r>
      <w:r w:rsidR="00D85FDF">
        <w:rPr>
          <w:rFonts w:ascii="Lucida Sans" w:hAnsi="Lucida Sans"/>
          <w:sz w:val="19"/>
          <w:szCs w:val="19"/>
          <w:lang w:val="en-US"/>
        </w:rPr>
        <w:t xml:space="preserve"> </w:t>
      </w:r>
      <w:r w:rsidR="00326945">
        <w:rPr>
          <w:rFonts w:ascii="Lucida Sans" w:hAnsi="Lucida Sans"/>
          <w:sz w:val="19"/>
          <w:szCs w:val="19"/>
          <w:lang w:val="en-US"/>
        </w:rPr>
        <w:t>micro</w:t>
      </w:r>
      <w:r w:rsidR="00D85FDF">
        <w:rPr>
          <w:rFonts w:ascii="Lucida Sans" w:hAnsi="Lucida Sans"/>
          <w:sz w:val="19"/>
          <w:szCs w:val="19"/>
          <w:lang w:val="en-US"/>
        </w:rPr>
        <w:t xml:space="preserve"> level</w:t>
      </w:r>
      <w:r w:rsidR="009B0176">
        <w:rPr>
          <w:rFonts w:ascii="Lucida Sans" w:hAnsi="Lucida Sans"/>
          <w:sz w:val="19"/>
          <w:szCs w:val="19"/>
          <w:lang w:val="en-US"/>
        </w:rPr>
        <w:t xml:space="preserve"> - </w:t>
      </w:r>
      <w:r w:rsidR="00D85FDF">
        <w:rPr>
          <w:rFonts w:ascii="Lucida Sans" w:hAnsi="Lucida Sans"/>
          <w:sz w:val="19"/>
          <w:szCs w:val="19"/>
          <w:lang w:val="en-US"/>
        </w:rPr>
        <w:t xml:space="preserve">like it is </w:t>
      </w:r>
      <w:r w:rsidR="005D2E6C">
        <w:rPr>
          <w:rFonts w:ascii="Lucida Sans" w:hAnsi="Lucida Sans"/>
          <w:sz w:val="19"/>
          <w:szCs w:val="19"/>
          <w:lang w:val="en-US"/>
        </w:rPr>
        <w:t xml:space="preserve">mostly </w:t>
      </w:r>
      <w:r w:rsidR="00D85FDF">
        <w:rPr>
          <w:rFonts w:ascii="Lucida Sans" w:hAnsi="Lucida Sans"/>
          <w:sz w:val="19"/>
          <w:szCs w:val="19"/>
          <w:lang w:val="en-US"/>
        </w:rPr>
        <w:t>the case with survey data</w:t>
      </w:r>
      <w:r w:rsidR="007864B9">
        <w:rPr>
          <w:rFonts w:ascii="Lucida Sans" w:hAnsi="Lucida Sans"/>
          <w:sz w:val="19"/>
          <w:szCs w:val="19"/>
          <w:lang w:val="en-US"/>
        </w:rPr>
        <w:t xml:space="preserve"> and also with micro tax data</w:t>
      </w:r>
      <w:r w:rsidR="00D85FDF">
        <w:rPr>
          <w:rFonts w:ascii="Lucida Sans" w:hAnsi="Lucida Sans"/>
          <w:sz w:val="19"/>
          <w:szCs w:val="19"/>
          <w:lang w:val="en-US"/>
        </w:rPr>
        <w:t xml:space="preserve">. If a researcher has to deal with aggregated tax </w:t>
      </w:r>
      <w:r w:rsidR="005D2E6C">
        <w:rPr>
          <w:rFonts w:ascii="Lucida Sans" w:hAnsi="Lucida Sans"/>
          <w:sz w:val="19"/>
          <w:szCs w:val="19"/>
          <w:lang w:val="en-US"/>
        </w:rPr>
        <w:t>data, however</w:t>
      </w:r>
      <w:r w:rsidR="00D85FDF">
        <w:rPr>
          <w:rFonts w:ascii="Lucida Sans" w:hAnsi="Lucida Sans"/>
          <w:sz w:val="19"/>
          <w:szCs w:val="19"/>
          <w:lang w:val="en-US"/>
        </w:rPr>
        <w:t xml:space="preserve">, calculation of inequality measures </w:t>
      </w:r>
      <w:r w:rsidR="009C1459">
        <w:rPr>
          <w:rFonts w:ascii="Lucida Sans" w:hAnsi="Lucida Sans"/>
          <w:sz w:val="19"/>
          <w:szCs w:val="19"/>
          <w:lang w:val="en-US"/>
        </w:rPr>
        <w:t xml:space="preserve">is </w:t>
      </w:r>
      <w:r w:rsidR="00D85FDF">
        <w:rPr>
          <w:rFonts w:ascii="Lucida Sans" w:hAnsi="Lucida Sans"/>
          <w:sz w:val="19"/>
          <w:szCs w:val="19"/>
          <w:lang w:val="en-US"/>
        </w:rPr>
        <w:t>restricted. First, the precision of the measures suffers (depending on the degree of aggregation)</w:t>
      </w:r>
      <w:r w:rsidR="009C1459">
        <w:rPr>
          <w:rFonts w:ascii="Lucida Sans" w:hAnsi="Lucida Sans"/>
          <w:sz w:val="19"/>
          <w:szCs w:val="19"/>
          <w:lang w:val="en-US"/>
        </w:rPr>
        <w:t>.</w:t>
      </w:r>
      <w:r w:rsidR="00D85FDF">
        <w:rPr>
          <w:rFonts w:ascii="Lucida Sans" w:hAnsi="Lucida Sans"/>
          <w:sz w:val="19"/>
          <w:szCs w:val="19"/>
          <w:lang w:val="en-US"/>
        </w:rPr>
        <w:t xml:space="preserve"> Second, it is not possible to decompose the measure by features on the </w:t>
      </w:r>
      <w:r w:rsidR="00326945">
        <w:rPr>
          <w:rFonts w:ascii="Lucida Sans" w:hAnsi="Lucida Sans"/>
          <w:sz w:val="19"/>
          <w:szCs w:val="19"/>
          <w:lang w:val="en-US"/>
        </w:rPr>
        <w:t>micro</w:t>
      </w:r>
      <w:r w:rsidR="00D85FDF">
        <w:rPr>
          <w:rFonts w:ascii="Lucida Sans" w:hAnsi="Lucida Sans"/>
          <w:sz w:val="19"/>
          <w:szCs w:val="19"/>
          <w:lang w:val="en-US"/>
        </w:rPr>
        <w:t xml:space="preserve"> level (e.g. income source or characteristics of the household). But all common measures (like the Gini coefficient or Theil Index) are still possible to calculate, even though calculation can be tedious. </w:t>
      </w:r>
    </w:p>
    <w:p w14:paraId="47DAE80B" w14:textId="7C9A94B1" w:rsidR="00D6131E" w:rsidRDefault="00B14648" w:rsidP="00D6131E">
      <w:pPr>
        <w:pStyle w:val="indent"/>
        <w:jc w:val="both"/>
        <w:rPr>
          <w:rFonts w:ascii="Lucida Sans" w:hAnsi="Lucida Sans"/>
          <w:sz w:val="19"/>
          <w:szCs w:val="19"/>
          <w:lang w:val="en-US"/>
        </w:rPr>
      </w:pPr>
      <w:r w:rsidRPr="00B14648">
        <w:rPr>
          <w:rFonts w:ascii="Lucida Sans" w:hAnsi="Lucida Sans"/>
          <w:sz w:val="19"/>
          <w:szCs w:val="19"/>
          <w:lang w:val="en-US"/>
        </w:rPr>
        <w:t xml:space="preserve">When looking at </w:t>
      </w:r>
      <w:r w:rsidRPr="00B14648">
        <w:rPr>
          <w:rFonts w:ascii="Lucida Sans" w:hAnsi="Lucida Sans"/>
          <w:i/>
          <w:sz w:val="19"/>
          <w:szCs w:val="19"/>
          <w:lang w:val="en-US"/>
        </w:rPr>
        <w:t>statistical units</w:t>
      </w:r>
      <w:r w:rsidR="00F92DDB">
        <w:rPr>
          <w:rFonts w:ascii="Lucida Sans" w:hAnsi="Lucida Sans"/>
          <w:i/>
          <w:sz w:val="19"/>
          <w:szCs w:val="19"/>
          <w:lang w:val="en-US"/>
        </w:rPr>
        <w:t>,</w:t>
      </w:r>
      <w:r w:rsidRPr="00B14648">
        <w:rPr>
          <w:rFonts w:ascii="Lucida Sans" w:hAnsi="Lucida Sans"/>
          <w:i/>
          <w:sz w:val="19"/>
          <w:szCs w:val="19"/>
          <w:lang w:val="en-US"/>
        </w:rPr>
        <w:t xml:space="preserve"> </w:t>
      </w:r>
      <w:r w:rsidRPr="00B14648">
        <w:rPr>
          <w:rFonts w:ascii="Lucida Sans" w:hAnsi="Lucida Sans"/>
          <w:sz w:val="19"/>
          <w:szCs w:val="19"/>
          <w:lang w:val="en-US"/>
        </w:rPr>
        <w:t xml:space="preserve">a second drawback of tax data </w:t>
      </w:r>
      <w:r w:rsidR="005D2E6C">
        <w:rPr>
          <w:rFonts w:ascii="Lucida Sans" w:hAnsi="Lucida Sans"/>
          <w:sz w:val="19"/>
          <w:szCs w:val="19"/>
          <w:lang w:val="en-US"/>
        </w:rPr>
        <w:t>occurs</w:t>
      </w:r>
      <w:r w:rsidRPr="00B14648">
        <w:rPr>
          <w:rFonts w:ascii="Lucida Sans" w:hAnsi="Lucida Sans"/>
          <w:sz w:val="19"/>
          <w:szCs w:val="19"/>
          <w:lang w:val="en-US"/>
        </w:rPr>
        <w:t>. The statistic</w:t>
      </w:r>
      <w:r w:rsidR="00B9795D">
        <w:rPr>
          <w:rFonts w:ascii="Lucida Sans" w:hAnsi="Lucida Sans"/>
          <w:sz w:val="19"/>
          <w:szCs w:val="19"/>
          <w:lang w:val="en-US"/>
        </w:rPr>
        <w:t>al</w:t>
      </w:r>
      <w:r w:rsidRPr="00B14648">
        <w:rPr>
          <w:rFonts w:ascii="Lucida Sans" w:hAnsi="Lucida Sans"/>
          <w:sz w:val="19"/>
          <w:szCs w:val="19"/>
          <w:lang w:val="en-US"/>
        </w:rPr>
        <w:t xml:space="preserve"> unit</w:t>
      </w:r>
      <w:r w:rsidR="00B9795D">
        <w:rPr>
          <w:rFonts w:ascii="Lucida Sans" w:hAnsi="Lucida Sans"/>
          <w:sz w:val="19"/>
          <w:szCs w:val="19"/>
          <w:lang w:val="en-US"/>
        </w:rPr>
        <w:t>s</w:t>
      </w:r>
      <w:r w:rsidRPr="00B14648">
        <w:rPr>
          <w:rFonts w:ascii="Lucida Sans" w:hAnsi="Lucida Sans"/>
          <w:sz w:val="19"/>
          <w:szCs w:val="19"/>
          <w:lang w:val="en-US"/>
        </w:rPr>
        <w:t xml:space="preserve"> of tax data are tax units</w:t>
      </w:r>
      <w:r w:rsidR="00B9795D">
        <w:rPr>
          <w:rFonts w:ascii="Lucida Sans" w:hAnsi="Lucida Sans"/>
          <w:sz w:val="19"/>
          <w:szCs w:val="19"/>
          <w:lang w:val="en-US"/>
        </w:rPr>
        <w:t xml:space="preserve"> (i.e. singles or married)</w:t>
      </w:r>
      <w:r w:rsidR="00F21B4B">
        <w:rPr>
          <w:rFonts w:ascii="Lucida Sans" w:hAnsi="Lucida Sans"/>
          <w:sz w:val="19"/>
          <w:szCs w:val="19"/>
          <w:lang w:val="en-US"/>
        </w:rPr>
        <w:t xml:space="preserve"> or fiscal households</w:t>
      </w:r>
      <w:r w:rsidRPr="00B14648">
        <w:rPr>
          <w:rFonts w:ascii="Lucida Sans" w:hAnsi="Lucida Sans"/>
          <w:sz w:val="19"/>
          <w:szCs w:val="19"/>
          <w:lang w:val="en-US"/>
        </w:rPr>
        <w:t xml:space="preserve">, but </w:t>
      </w:r>
      <w:r w:rsidR="00B9795D" w:rsidRPr="00B14648">
        <w:rPr>
          <w:rFonts w:ascii="Lucida Sans" w:hAnsi="Lucida Sans"/>
          <w:sz w:val="19"/>
          <w:szCs w:val="19"/>
          <w:lang w:val="en-US"/>
        </w:rPr>
        <w:t>the</w:t>
      </w:r>
      <w:r w:rsidR="00B9795D">
        <w:rPr>
          <w:rFonts w:ascii="Lucida Sans" w:hAnsi="Lucida Sans"/>
          <w:sz w:val="19"/>
          <w:szCs w:val="19"/>
          <w:lang w:val="en-US"/>
        </w:rPr>
        <w:t>se</w:t>
      </w:r>
      <w:r w:rsidR="00B9795D" w:rsidRPr="00B14648">
        <w:rPr>
          <w:rFonts w:ascii="Lucida Sans" w:hAnsi="Lucida Sans"/>
          <w:sz w:val="19"/>
          <w:szCs w:val="19"/>
          <w:lang w:val="en-US"/>
        </w:rPr>
        <w:t xml:space="preserve"> </w:t>
      </w:r>
      <w:r w:rsidRPr="00B14648">
        <w:rPr>
          <w:rFonts w:ascii="Lucida Sans" w:hAnsi="Lucida Sans"/>
          <w:sz w:val="19"/>
          <w:szCs w:val="19"/>
          <w:lang w:val="en-US"/>
        </w:rPr>
        <w:t>do not necessarily correspond to</w:t>
      </w:r>
      <w:r w:rsidR="00F21B4B">
        <w:rPr>
          <w:rFonts w:ascii="Lucida Sans" w:hAnsi="Lucida Sans"/>
          <w:sz w:val="19"/>
          <w:szCs w:val="19"/>
          <w:lang w:val="en-US"/>
        </w:rPr>
        <w:t xml:space="preserve"> real </w:t>
      </w:r>
      <w:r w:rsidRPr="00B14648">
        <w:rPr>
          <w:rFonts w:ascii="Lucida Sans" w:hAnsi="Lucida Sans"/>
          <w:sz w:val="19"/>
          <w:szCs w:val="19"/>
          <w:lang w:val="en-US"/>
        </w:rPr>
        <w:t>households. Indeed</w:t>
      </w:r>
      <w:r w:rsidR="00444567">
        <w:rPr>
          <w:rFonts w:ascii="Lucida Sans" w:hAnsi="Lucida Sans"/>
          <w:sz w:val="19"/>
          <w:szCs w:val="19"/>
          <w:lang w:val="en-US"/>
        </w:rPr>
        <w:t>,</w:t>
      </w:r>
      <w:r w:rsidRPr="00B14648">
        <w:rPr>
          <w:rFonts w:ascii="Lucida Sans" w:hAnsi="Lucida Sans"/>
          <w:sz w:val="19"/>
          <w:szCs w:val="19"/>
          <w:lang w:val="en-US"/>
        </w:rPr>
        <w:t xml:space="preserve"> there are constellations where members of the same household </w:t>
      </w:r>
      <w:r w:rsidR="00444567">
        <w:rPr>
          <w:rFonts w:ascii="Lucida Sans" w:hAnsi="Lucida Sans"/>
          <w:sz w:val="19"/>
          <w:szCs w:val="19"/>
          <w:lang w:val="en-US"/>
        </w:rPr>
        <w:t>submit</w:t>
      </w:r>
      <w:r w:rsidRPr="00B14648">
        <w:rPr>
          <w:rFonts w:ascii="Lucida Sans" w:hAnsi="Lucida Sans"/>
          <w:sz w:val="19"/>
          <w:szCs w:val="19"/>
          <w:lang w:val="en-US"/>
        </w:rPr>
        <w:t xml:space="preserve"> several tax forms</w:t>
      </w:r>
      <w:r w:rsidR="00B9795D">
        <w:rPr>
          <w:rFonts w:ascii="Lucida Sans" w:hAnsi="Lucida Sans"/>
          <w:sz w:val="19"/>
          <w:szCs w:val="19"/>
          <w:lang w:val="en-US"/>
        </w:rPr>
        <w:t xml:space="preserve">. A common case </w:t>
      </w:r>
      <w:r w:rsidR="005D2E6C">
        <w:rPr>
          <w:rFonts w:ascii="Lucida Sans" w:hAnsi="Lucida Sans"/>
          <w:sz w:val="19"/>
          <w:szCs w:val="19"/>
          <w:lang w:val="en-US"/>
        </w:rPr>
        <w:t xml:space="preserve">is </w:t>
      </w:r>
      <w:r w:rsidRPr="00B14648">
        <w:rPr>
          <w:rFonts w:ascii="Lucida Sans" w:hAnsi="Lucida Sans"/>
          <w:sz w:val="19"/>
          <w:szCs w:val="19"/>
          <w:lang w:val="en-US"/>
        </w:rPr>
        <w:t>an unmarried couple living together.</w:t>
      </w:r>
      <w:r w:rsidR="00361A2D">
        <w:rPr>
          <w:rFonts w:ascii="Lucida Sans" w:hAnsi="Lucida Sans"/>
          <w:sz w:val="19"/>
          <w:szCs w:val="19"/>
          <w:lang w:val="en-US"/>
        </w:rPr>
        <w:t xml:space="preserve"> With the change of household-structures</w:t>
      </w:r>
      <w:r w:rsidR="00F21B4B">
        <w:rPr>
          <w:rFonts w:ascii="Lucida Sans" w:hAnsi="Lucida Sans"/>
          <w:sz w:val="19"/>
          <w:szCs w:val="19"/>
          <w:lang w:val="en-US"/>
        </w:rPr>
        <w:t xml:space="preserve"> and increasing alternative lifestyles</w:t>
      </w:r>
      <w:r w:rsidR="00361A2D">
        <w:rPr>
          <w:rFonts w:ascii="Lucida Sans" w:hAnsi="Lucida Sans"/>
          <w:sz w:val="19"/>
          <w:szCs w:val="19"/>
          <w:lang w:val="en-US"/>
        </w:rPr>
        <w:t xml:space="preserve"> this issue </w:t>
      </w:r>
      <w:r w:rsidR="00444567">
        <w:rPr>
          <w:rFonts w:ascii="Lucida Sans" w:hAnsi="Lucida Sans"/>
          <w:sz w:val="19"/>
          <w:szCs w:val="19"/>
          <w:lang w:val="en-US"/>
        </w:rPr>
        <w:t>becomes</w:t>
      </w:r>
      <w:r w:rsidR="00300BA3">
        <w:rPr>
          <w:rFonts w:ascii="Lucida Sans" w:hAnsi="Lucida Sans"/>
          <w:sz w:val="19"/>
          <w:szCs w:val="19"/>
          <w:lang w:val="en-US"/>
        </w:rPr>
        <w:t xml:space="preserve"> increasingly important.</w:t>
      </w:r>
      <w:r w:rsidR="007864B9">
        <w:rPr>
          <w:rFonts w:ascii="Lucida Sans" w:hAnsi="Lucida Sans"/>
          <w:sz w:val="19"/>
          <w:szCs w:val="19"/>
          <w:lang w:val="en-US"/>
        </w:rPr>
        <w:t xml:space="preserve"> </w:t>
      </w:r>
      <w:r w:rsidR="00D0162B">
        <w:rPr>
          <w:rFonts w:ascii="Lucida Sans" w:hAnsi="Lucida Sans"/>
          <w:sz w:val="19"/>
          <w:szCs w:val="19"/>
          <w:lang w:val="en-US"/>
        </w:rPr>
        <w:t>It is</w:t>
      </w:r>
      <w:r w:rsidR="0077733B">
        <w:rPr>
          <w:rFonts w:ascii="Lucida Sans" w:hAnsi="Lucida Sans"/>
          <w:sz w:val="19"/>
          <w:szCs w:val="19"/>
          <w:lang w:val="en-US"/>
        </w:rPr>
        <w:t xml:space="preserve"> sometimes</w:t>
      </w:r>
      <w:r w:rsidR="00D0162B">
        <w:rPr>
          <w:rFonts w:ascii="Lucida Sans" w:hAnsi="Lucida Sans"/>
          <w:sz w:val="19"/>
          <w:szCs w:val="19"/>
          <w:lang w:val="en-US"/>
        </w:rPr>
        <w:t xml:space="preserve"> possible though to combine tax d</w:t>
      </w:r>
      <w:r w:rsidR="00A11B53">
        <w:rPr>
          <w:rFonts w:ascii="Lucida Sans" w:hAnsi="Lucida Sans"/>
          <w:sz w:val="19"/>
          <w:szCs w:val="19"/>
          <w:lang w:val="en-US"/>
        </w:rPr>
        <w:t>ata with information</w:t>
      </w:r>
      <w:r w:rsidR="00D0162B">
        <w:rPr>
          <w:rFonts w:ascii="Lucida Sans" w:hAnsi="Lucida Sans"/>
          <w:sz w:val="19"/>
          <w:szCs w:val="19"/>
          <w:lang w:val="en-US"/>
        </w:rPr>
        <w:t xml:space="preserve"> from population register</w:t>
      </w:r>
      <w:r w:rsidR="00281180">
        <w:rPr>
          <w:rFonts w:ascii="Lucida Sans" w:hAnsi="Lucida Sans"/>
          <w:sz w:val="19"/>
          <w:szCs w:val="19"/>
          <w:lang w:val="en-US"/>
        </w:rPr>
        <w:t>s</w:t>
      </w:r>
      <w:r w:rsidR="00D0162B">
        <w:rPr>
          <w:rFonts w:ascii="Lucida Sans" w:hAnsi="Lucida Sans"/>
          <w:sz w:val="19"/>
          <w:szCs w:val="19"/>
          <w:lang w:val="en-US"/>
        </w:rPr>
        <w:t xml:space="preserve"> to identify which fiscal households belong to the same real household.</w:t>
      </w:r>
      <w:r w:rsidR="009B0176">
        <w:rPr>
          <w:rFonts w:ascii="Lucida Sans" w:hAnsi="Lucida Sans"/>
          <w:sz w:val="19"/>
          <w:szCs w:val="19"/>
          <w:lang w:val="en-US"/>
        </w:rPr>
        <w:t xml:space="preserve"> </w:t>
      </w:r>
      <w:r w:rsidRPr="00B14648">
        <w:rPr>
          <w:rFonts w:ascii="Lucida Sans" w:hAnsi="Lucida Sans"/>
          <w:sz w:val="19"/>
          <w:szCs w:val="19"/>
          <w:lang w:val="en-US"/>
        </w:rPr>
        <w:t xml:space="preserve">Here again surveys are </w:t>
      </w:r>
      <w:r w:rsidR="00A440C5">
        <w:rPr>
          <w:rFonts w:ascii="Lucida Sans" w:hAnsi="Lucida Sans"/>
          <w:sz w:val="19"/>
          <w:szCs w:val="19"/>
          <w:lang w:val="en-US"/>
        </w:rPr>
        <w:t xml:space="preserve">usually </w:t>
      </w:r>
      <w:r w:rsidRPr="00B14648">
        <w:rPr>
          <w:rFonts w:ascii="Lucida Sans" w:hAnsi="Lucida Sans"/>
          <w:sz w:val="19"/>
          <w:szCs w:val="19"/>
          <w:lang w:val="en-US"/>
        </w:rPr>
        <w:t>able to address the ideal statistical unit in a more appropriate way.</w:t>
      </w:r>
      <w:r w:rsidR="007864B9">
        <w:rPr>
          <w:rFonts w:ascii="Lucida Sans" w:hAnsi="Lucida Sans"/>
          <w:sz w:val="19"/>
          <w:szCs w:val="19"/>
          <w:lang w:val="en-US"/>
        </w:rPr>
        <w:t xml:space="preserve"> </w:t>
      </w:r>
    </w:p>
    <w:p w14:paraId="428B1A19" w14:textId="16956BB5" w:rsidR="00D6131E" w:rsidRDefault="00B14648" w:rsidP="00D6131E">
      <w:pPr>
        <w:pStyle w:val="indent"/>
        <w:jc w:val="both"/>
        <w:rPr>
          <w:rFonts w:ascii="Lucida Sans" w:hAnsi="Lucida Sans"/>
          <w:sz w:val="19"/>
          <w:szCs w:val="19"/>
          <w:lang w:val="en-US"/>
        </w:rPr>
      </w:pPr>
      <w:r w:rsidRPr="00B14648">
        <w:rPr>
          <w:rFonts w:ascii="Lucida Sans" w:hAnsi="Lucida Sans"/>
          <w:sz w:val="19"/>
          <w:szCs w:val="19"/>
          <w:lang w:val="en-US"/>
        </w:rPr>
        <w:t xml:space="preserve">A closer look </w:t>
      </w:r>
      <w:r w:rsidR="00444567">
        <w:rPr>
          <w:rFonts w:ascii="Lucida Sans" w:hAnsi="Lucida Sans"/>
          <w:sz w:val="19"/>
          <w:szCs w:val="19"/>
          <w:lang w:val="en-US"/>
        </w:rPr>
        <w:t>is necessary regarding</w:t>
      </w:r>
      <w:r w:rsidRPr="00B14648">
        <w:rPr>
          <w:rFonts w:ascii="Lucida Sans" w:hAnsi="Lucida Sans"/>
          <w:sz w:val="19"/>
          <w:szCs w:val="19"/>
          <w:lang w:val="en-US"/>
        </w:rPr>
        <w:t xml:space="preserve"> </w:t>
      </w:r>
      <w:r w:rsidRPr="00B14648">
        <w:rPr>
          <w:rFonts w:ascii="Lucida Sans" w:hAnsi="Lucida Sans"/>
          <w:i/>
          <w:sz w:val="19"/>
          <w:szCs w:val="19"/>
          <w:lang w:val="en-US"/>
        </w:rPr>
        <w:t>coverage issues</w:t>
      </w:r>
      <w:r w:rsidRPr="00B14648">
        <w:rPr>
          <w:rFonts w:ascii="Lucida Sans" w:hAnsi="Lucida Sans"/>
          <w:sz w:val="19"/>
          <w:szCs w:val="19"/>
          <w:lang w:val="en-US"/>
        </w:rPr>
        <w:t xml:space="preserve">. </w:t>
      </w:r>
      <w:r w:rsidR="000E654E">
        <w:rPr>
          <w:rFonts w:ascii="Lucida Sans" w:hAnsi="Lucida Sans"/>
          <w:sz w:val="19"/>
          <w:szCs w:val="19"/>
          <w:lang w:val="en-US"/>
        </w:rPr>
        <w:t xml:space="preserve">As mentioned, nonresponse is </w:t>
      </w:r>
      <w:r w:rsidR="00420B5B">
        <w:rPr>
          <w:rFonts w:ascii="Lucida Sans" w:hAnsi="Lucida Sans"/>
          <w:sz w:val="19"/>
          <w:szCs w:val="19"/>
          <w:lang w:val="en-US"/>
        </w:rPr>
        <w:t xml:space="preserve">a </w:t>
      </w:r>
      <w:r w:rsidR="001C61A3">
        <w:rPr>
          <w:rFonts w:ascii="Lucida Sans" w:hAnsi="Lucida Sans"/>
          <w:sz w:val="19"/>
          <w:szCs w:val="19"/>
          <w:lang w:val="en-US"/>
        </w:rPr>
        <w:t>general</w:t>
      </w:r>
      <w:r w:rsidR="000E654E">
        <w:rPr>
          <w:rFonts w:ascii="Lucida Sans" w:hAnsi="Lucida Sans"/>
          <w:sz w:val="19"/>
          <w:szCs w:val="19"/>
          <w:lang w:val="en-US"/>
        </w:rPr>
        <w:t xml:space="preserve"> problem of samples</w:t>
      </w:r>
      <w:r w:rsidR="001C61A3">
        <w:rPr>
          <w:rFonts w:ascii="Lucida Sans" w:hAnsi="Lucida Sans"/>
          <w:sz w:val="19"/>
          <w:szCs w:val="19"/>
          <w:lang w:val="en-US"/>
        </w:rPr>
        <w:t xml:space="preserve"> and major issue, when working with income data</w:t>
      </w:r>
      <w:r w:rsidR="000E654E">
        <w:rPr>
          <w:rFonts w:ascii="Lucida Sans" w:hAnsi="Lucida Sans"/>
          <w:sz w:val="19"/>
          <w:szCs w:val="19"/>
          <w:lang w:val="en-US"/>
        </w:rPr>
        <w:t xml:space="preserve">. </w:t>
      </w:r>
      <w:r w:rsidR="00444567">
        <w:rPr>
          <w:rFonts w:ascii="Lucida Sans" w:hAnsi="Lucida Sans"/>
          <w:sz w:val="19"/>
          <w:szCs w:val="19"/>
          <w:lang w:val="en-US"/>
        </w:rPr>
        <w:t xml:space="preserve">As </w:t>
      </w:r>
      <w:proofErr w:type="spellStart"/>
      <w:r w:rsidRPr="00B14648">
        <w:rPr>
          <w:rFonts w:ascii="Lucida Sans" w:hAnsi="Lucida Sans"/>
          <w:sz w:val="19"/>
          <w:szCs w:val="19"/>
          <w:lang w:val="en-US"/>
        </w:rPr>
        <w:t>Korinek</w:t>
      </w:r>
      <w:proofErr w:type="spellEnd"/>
      <w:r w:rsidRPr="00B14648">
        <w:rPr>
          <w:rFonts w:ascii="Lucida Sans" w:hAnsi="Lucida Sans"/>
          <w:sz w:val="19"/>
          <w:szCs w:val="19"/>
          <w:lang w:val="en-US"/>
        </w:rPr>
        <w:t xml:space="preserve"> et al., 2006 show</w:t>
      </w:r>
      <w:r w:rsidR="00444567">
        <w:rPr>
          <w:rFonts w:ascii="Lucida Sans" w:hAnsi="Lucida Sans"/>
          <w:sz w:val="19"/>
          <w:szCs w:val="19"/>
          <w:lang w:val="en-US"/>
        </w:rPr>
        <w:t>,</w:t>
      </w:r>
      <w:r w:rsidRPr="00B14648">
        <w:rPr>
          <w:rFonts w:ascii="Lucida Sans" w:hAnsi="Lucida Sans"/>
          <w:sz w:val="19"/>
          <w:szCs w:val="19"/>
          <w:lang w:val="en-US"/>
        </w:rPr>
        <w:t xml:space="preserve"> the position in income distribution influence</w:t>
      </w:r>
      <w:r w:rsidR="00776E50">
        <w:rPr>
          <w:rFonts w:ascii="Lucida Sans" w:hAnsi="Lucida Sans"/>
          <w:sz w:val="19"/>
          <w:szCs w:val="19"/>
          <w:lang w:val="en-US"/>
        </w:rPr>
        <w:t>s</w:t>
      </w:r>
      <w:r w:rsidRPr="00B14648">
        <w:rPr>
          <w:rFonts w:ascii="Lucida Sans" w:hAnsi="Lucida Sans"/>
          <w:sz w:val="19"/>
          <w:szCs w:val="19"/>
          <w:lang w:val="en-US"/>
        </w:rPr>
        <w:t xml:space="preserve"> the probability to participate in a survey. Low income and high income households are more likely to refuse survey response, which leads to an overrepresentation of middle income households. This mechanism can be referred to as </w:t>
      </w:r>
      <w:proofErr w:type="gramStart"/>
      <w:r w:rsidR="005D2E6C" w:rsidRPr="00B14648">
        <w:rPr>
          <w:rFonts w:ascii="Lucida Sans" w:hAnsi="Lucida Sans"/>
          <w:sz w:val="19"/>
          <w:szCs w:val="19"/>
          <w:lang w:val="en-US"/>
        </w:rPr>
        <w:t>the</w:t>
      </w:r>
      <w:r w:rsidR="005D2E6C">
        <w:rPr>
          <w:rFonts w:ascii="Lucida Sans" w:hAnsi="Lucida Sans"/>
          <w:sz w:val="19"/>
          <w:szCs w:val="19"/>
          <w:lang w:val="en-US"/>
        </w:rPr>
        <w:t xml:space="preserve"> </w:t>
      </w:r>
      <w:r w:rsidR="005D2E6C" w:rsidRPr="00B14648">
        <w:rPr>
          <w:rFonts w:ascii="Lucida Sans" w:hAnsi="Lucida Sans"/>
          <w:sz w:val="19"/>
          <w:szCs w:val="19"/>
          <w:lang w:val="en-US"/>
        </w:rPr>
        <w:t>”</w:t>
      </w:r>
      <w:proofErr w:type="gramEnd"/>
      <w:r w:rsidRPr="00B14648">
        <w:rPr>
          <w:rFonts w:ascii="Lucida Sans" w:hAnsi="Lucida Sans"/>
          <w:sz w:val="19"/>
          <w:szCs w:val="19"/>
          <w:lang w:val="en-US"/>
        </w:rPr>
        <w:t>middle</w:t>
      </w:r>
      <w:r w:rsidR="00EB2518">
        <w:rPr>
          <w:rFonts w:ascii="Lucida Sans" w:hAnsi="Lucida Sans"/>
          <w:sz w:val="19"/>
          <w:szCs w:val="19"/>
          <w:lang w:val="en-US"/>
        </w:rPr>
        <w:t>-</w:t>
      </w:r>
      <w:r w:rsidR="00C474AF">
        <w:rPr>
          <w:rFonts w:ascii="Lucida Sans" w:hAnsi="Lucida Sans"/>
          <w:sz w:val="19"/>
          <w:szCs w:val="19"/>
          <w:lang w:val="en-US"/>
        </w:rPr>
        <w:t xml:space="preserve"> </w:t>
      </w:r>
      <w:r w:rsidRPr="00B14648">
        <w:rPr>
          <w:rFonts w:ascii="Lucida Sans" w:hAnsi="Lucida Sans"/>
          <w:sz w:val="19"/>
          <w:szCs w:val="19"/>
          <w:lang w:val="en-US"/>
        </w:rPr>
        <w:t>class bias” (</w:t>
      </w:r>
      <w:proofErr w:type="spellStart"/>
      <w:r w:rsidRPr="00B14648">
        <w:rPr>
          <w:rFonts w:ascii="Lucida Sans" w:hAnsi="Lucida Sans"/>
          <w:sz w:val="19"/>
          <w:szCs w:val="19"/>
          <w:lang w:val="en-US"/>
        </w:rPr>
        <w:t>Diekmann</w:t>
      </w:r>
      <w:proofErr w:type="spellEnd"/>
      <w:r w:rsidRPr="00B14648">
        <w:rPr>
          <w:rFonts w:ascii="Lucida Sans" w:hAnsi="Lucida Sans"/>
          <w:sz w:val="19"/>
          <w:szCs w:val="19"/>
          <w:lang w:val="en-US"/>
        </w:rPr>
        <w:t>, 2009). Missing data in household surveys is therefore not missing at random, which has an impact on the measures of inequality.</w:t>
      </w:r>
      <w:r w:rsidR="000F66A6">
        <w:rPr>
          <w:rFonts w:ascii="Lucida Sans" w:hAnsi="Lucida Sans"/>
          <w:sz w:val="19"/>
          <w:szCs w:val="19"/>
          <w:lang w:val="en-US"/>
        </w:rPr>
        <w:t xml:space="preserve"> </w:t>
      </w:r>
      <w:r w:rsidR="006E2FDA">
        <w:rPr>
          <w:rFonts w:ascii="Lucida Sans" w:hAnsi="Lucida Sans"/>
          <w:sz w:val="19"/>
          <w:szCs w:val="19"/>
          <w:lang w:val="en-US"/>
        </w:rPr>
        <w:t xml:space="preserve">Several authors </w:t>
      </w:r>
      <w:r w:rsidR="006E2FDA" w:rsidRPr="000F66A6">
        <w:rPr>
          <w:rFonts w:ascii="Lucida Sans" w:hAnsi="Lucida Sans"/>
          <w:sz w:val="19"/>
          <w:szCs w:val="19"/>
          <w:lang w:val="en-US"/>
        </w:rPr>
        <w:t>(</w:t>
      </w:r>
      <w:proofErr w:type="spellStart"/>
      <w:r w:rsidR="006E2FDA" w:rsidRPr="000F66A6">
        <w:rPr>
          <w:rFonts w:ascii="Lucida Sans" w:hAnsi="Lucida Sans"/>
          <w:sz w:val="19"/>
          <w:szCs w:val="19"/>
          <w:lang w:val="en-US"/>
        </w:rPr>
        <w:t>Särndal</w:t>
      </w:r>
      <w:proofErr w:type="spellEnd"/>
      <w:r w:rsidR="006E2FDA" w:rsidRPr="000F66A6">
        <w:rPr>
          <w:rFonts w:ascii="Lucida Sans" w:hAnsi="Lucida Sans"/>
          <w:sz w:val="19"/>
          <w:szCs w:val="19"/>
          <w:lang w:val="en-US"/>
        </w:rPr>
        <w:t xml:space="preserve"> et al., 2003)</w:t>
      </w:r>
      <w:r w:rsidR="006E2FDA">
        <w:rPr>
          <w:rFonts w:ascii="Lucida Sans" w:hAnsi="Lucida Sans"/>
          <w:sz w:val="19"/>
          <w:szCs w:val="19"/>
          <w:lang w:val="en-US"/>
        </w:rPr>
        <w:t xml:space="preserve"> discuss w</w:t>
      </w:r>
      <w:r w:rsidR="000F66A6" w:rsidRPr="000F66A6">
        <w:rPr>
          <w:rFonts w:ascii="Lucida Sans" w:hAnsi="Lucida Sans"/>
          <w:sz w:val="19"/>
          <w:szCs w:val="19"/>
          <w:lang w:val="en-US"/>
        </w:rPr>
        <w:t xml:space="preserve">eighting </w:t>
      </w:r>
      <w:r w:rsidR="000F66A6">
        <w:rPr>
          <w:rFonts w:ascii="Lucida Sans" w:hAnsi="Lucida Sans"/>
          <w:sz w:val="19"/>
          <w:szCs w:val="19"/>
          <w:lang w:val="en-US"/>
        </w:rPr>
        <w:t>s</w:t>
      </w:r>
      <w:r w:rsidR="000F66A6" w:rsidRPr="000F66A6">
        <w:rPr>
          <w:rFonts w:ascii="Lucida Sans" w:hAnsi="Lucida Sans"/>
          <w:sz w:val="19"/>
          <w:szCs w:val="19"/>
          <w:lang w:val="en-US"/>
        </w:rPr>
        <w:t xml:space="preserve">trategies to handle this kind of bias but </w:t>
      </w:r>
      <w:r w:rsidR="006E2FDA">
        <w:rPr>
          <w:rFonts w:ascii="Lucida Sans" w:hAnsi="Lucida Sans"/>
          <w:sz w:val="19"/>
          <w:szCs w:val="19"/>
          <w:lang w:val="en-US"/>
        </w:rPr>
        <w:t xml:space="preserve">they all </w:t>
      </w:r>
      <w:r w:rsidR="000F66A6" w:rsidRPr="000F66A6">
        <w:rPr>
          <w:rFonts w:ascii="Lucida Sans" w:hAnsi="Lucida Sans"/>
          <w:sz w:val="19"/>
          <w:szCs w:val="19"/>
          <w:lang w:val="en-US"/>
        </w:rPr>
        <w:t xml:space="preserve">require </w:t>
      </w:r>
      <w:r w:rsidR="006F4E8F">
        <w:rPr>
          <w:rFonts w:ascii="Lucida Sans" w:hAnsi="Lucida Sans"/>
          <w:sz w:val="19"/>
          <w:szCs w:val="19"/>
          <w:lang w:val="en-US"/>
        </w:rPr>
        <w:t>a register with information on the complete income distribution</w:t>
      </w:r>
      <w:r w:rsidR="000F66A6">
        <w:rPr>
          <w:rFonts w:ascii="Lucida Sans" w:hAnsi="Lucida Sans"/>
          <w:sz w:val="19"/>
          <w:szCs w:val="19"/>
          <w:lang w:val="en-US"/>
        </w:rPr>
        <w:t>, which is rarely available.</w:t>
      </w:r>
      <w:r w:rsidRPr="00B14648">
        <w:rPr>
          <w:rFonts w:ascii="Lucida Sans" w:hAnsi="Lucida Sans"/>
          <w:sz w:val="19"/>
          <w:szCs w:val="19"/>
          <w:lang w:val="en-US"/>
        </w:rPr>
        <w:t xml:space="preserve"> </w:t>
      </w:r>
      <w:r w:rsidR="00306478">
        <w:rPr>
          <w:rFonts w:ascii="Lucida Sans" w:hAnsi="Lucida Sans"/>
          <w:sz w:val="19"/>
          <w:szCs w:val="19"/>
          <w:lang w:val="en-US"/>
        </w:rPr>
        <w:t>In contrast, t</w:t>
      </w:r>
      <w:r w:rsidR="0077733B">
        <w:rPr>
          <w:rFonts w:ascii="Lucida Sans" w:hAnsi="Lucida Sans"/>
          <w:sz w:val="19"/>
          <w:szCs w:val="19"/>
          <w:lang w:val="en-US"/>
        </w:rPr>
        <w:t xml:space="preserve">axing </w:t>
      </w:r>
      <w:r w:rsidRPr="00B14648">
        <w:rPr>
          <w:rFonts w:ascii="Lucida Sans" w:hAnsi="Lucida Sans"/>
          <w:sz w:val="19"/>
          <w:szCs w:val="19"/>
          <w:lang w:val="en-US"/>
        </w:rPr>
        <w:t>statistic provide total or near-total population coverage. Compared to surveys they are not subject to sampling bias. They may, however</w:t>
      </w:r>
      <w:r w:rsidR="00C52EBE">
        <w:rPr>
          <w:rFonts w:ascii="Lucida Sans" w:hAnsi="Lucida Sans"/>
          <w:sz w:val="19"/>
          <w:szCs w:val="19"/>
          <w:lang w:val="en-US"/>
        </w:rPr>
        <w:t>,</w:t>
      </w:r>
      <w:r w:rsidRPr="00B14648">
        <w:rPr>
          <w:rFonts w:ascii="Lucida Sans" w:hAnsi="Lucida Sans"/>
          <w:sz w:val="19"/>
          <w:szCs w:val="19"/>
          <w:lang w:val="en-US"/>
        </w:rPr>
        <w:t xml:space="preserve"> suffer from under-coverage or missing data</w:t>
      </w:r>
      <w:r w:rsidR="004F4785">
        <w:rPr>
          <w:rFonts w:ascii="Lucida Sans" w:hAnsi="Lucida Sans"/>
          <w:sz w:val="19"/>
          <w:szCs w:val="19"/>
          <w:lang w:val="en-US"/>
        </w:rPr>
        <w:t xml:space="preserve"> as well</w:t>
      </w:r>
      <w:r w:rsidRPr="00B14648">
        <w:rPr>
          <w:rFonts w:ascii="Lucida Sans" w:hAnsi="Lucida Sans"/>
          <w:sz w:val="19"/>
          <w:szCs w:val="19"/>
          <w:lang w:val="en-US"/>
        </w:rPr>
        <w:t xml:space="preserve">. In many countries tax data is only available for people who file their taxes. Therefore a significant proportion of the population is missing. Another critical issue is tax evasion, which </w:t>
      </w:r>
      <w:r w:rsidR="006E60A3" w:rsidRPr="00B14648">
        <w:rPr>
          <w:rFonts w:ascii="Lucida Sans" w:hAnsi="Lucida Sans"/>
          <w:sz w:val="19"/>
          <w:szCs w:val="19"/>
          <w:lang w:val="en-US"/>
        </w:rPr>
        <w:t xml:space="preserve">can </w:t>
      </w:r>
      <w:r w:rsidRPr="00B14648">
        <w:rPr>
          <w:rFonts w:ascii="Lucida Sans" w:hAnsi="Lucida Sans"/>
          <w:sz w:val="19"/>
          <w:szCs w:val="19"/>
          <w:lang w:val="en-US"/>
        </w:rPr>
        <w:t xml:space="preserve">definitely bias the assessment of inequality. </w:t>
      </w:r>
      <w:proofErr w:type="spellStart"/>
      <w:r w:rsidR="00B978E7">
        <w:rPr>
          <w:rFonts w:ascii="Lucida Sans" w:hAnsi="Lucida Sans"/>
          <w:sz w:val="19"/>
          <w:szCs w:val="19"/>
          <w:lang w:val="en-US"/>
        </w:rPr>
        <w:t>Alvaredo</w:t>
      </w:r>
      <w:proofErr w:type="spellEnd"/>
      <w:r w:rsidR="00B978E7">
        <w:rPr>
          <w:rFonts w:ascii="Lucida Sans" w:hAnsi="Lucida Sans"/>
          <w:sz w:val="19"/>
          <w:szCs w:val="19"/>
          <w:lang w:val="en-US"/>
        </w:rPr>
        <w:t xml:space="preserve"> and </w:t>
      </w:r>
      <w:proofErr w:type="spellStart"/>
      <w:r w:rsidR="00B978E7">
        <w:rPr>
          <w:rFonts w:ascii="Lucida Sans" w:hAnsi="Lucida Sans"/>
          <w:sz w:val="19"/>
          <w:szCs w:val="19"/>
          <w:lang w:val="en-US"/>
        </w:rPr>
        <w:t>Saez</w:t>
      </w:r>
      <w:proofErr w:type="spellEnd"/>
      <w:r w:rsidR="00B978E7">
        <w:rPr>
          <w:rFonts w:ascii="Lucida Sans" w:hAnsi="Lucida Sans"/>
          <w:sz w:val="19"/>
          <w:szCs w:val="19"/>
          <w:lang w:val="en-US"/>
        </w:rPr>
        <w:t xml:space="preserve"> (2009) </w:t>
      </w:r>
      <w:r w:rsidRPr="00B14648">
        <w:rPr>
          <w:rFonts w:ascii="Lucida Sans" w:hAnsi="Lucida Sans"/>
          <w:sz w:val="19"/>
          <w:szCs w:val="19"/>
          <w:lang w:val="en-US"/>
        </w:rPr>
        <w:t xml:space="preserve">for example </w:t>
      </w:r>
      <w:r w:rsidR="00776E50">
        <w:rPr>
          <w:rFonts w:ascii="Lucida Sans" w:hAnsi="Lucida Sans"/>
          <w:sz w:val="19"/>
          <w:szCs w:val="19"/>
          <w:lang w:val="en-US"/>
        </w:rPr>
        <w:t>consider</w:t>
      </w:r>
      <w:r w:rsidR="00776E50" w:rsidRPr="00B14648">
        <w:rPr>
          <w:rFonts w:ascii="Lucida Sans" w:hAnsi="Lucida Sans"/>
          <w:sz w:val="19"/>
          <w:szCs w:val="19"/>
          <w:lang w:val="en-US"/>
        </w:rPr>
        <w:t xml:space="preserve"> </w:t>
      </w:r>
      <w:r w:rsidRPr="00B14648">
        <w:rPr>
          <w:rFonts w:ascii="Lucida Sans" w:hAnsi="Lucida Sans"/>
          <w:sz w:val="19"/>
          <w:szCs w:val="19"/>
          <w:lang w:val="en-US"/>
        </w:rPr>
        <w:t>estimates of Spanish top incomes prior to 1981 as unreliable due to widespread tax evasion. Evasion occur</w:t>
      </w:r>
      <w:r w:rsidR="006E60A3">
        <w:rPr>
          <w:rFonts w:ascii="Lucida Sans" w:hAnsi="Lucida Sans"/>
          <w:sz w:val="19"/>
          <w:szCs w:val="19"/>
          <w:lang w:val="en-US"/>
        </w:rPr>
        <w:t>s</w:t>
      </w:r>
      <w:r w:rsidRPr="00B14648">
        <w:rPr>
          <w:rFonts w:ascii="Lucida Sans" w:hAnsi="Lucida Sans"/>
          <w:sz w:val="19"/>
          <w:szCs w:val="19"/>
          <w:lang w:val="en-US"/>
        </w:rPr>
        <w:t>, when individuals try not to fill tax returns</w:t>
      </w:r>
      <w:r w:rsidR="005D2E6C">
        <w:rPr>
          <w:rFonts w:ascii="Lucida Sans" w:hAnsi="Lucida Sans"/>
          <w:sz w:val="19"/>
          <w:szCs w:val="19"/>
          <w:lang w:val="en-US"/>
        </w:rPr>
        <w:t xml:space="preserve"> or by misreporting of incomes.</w:t>
      </w:r>
      <w:r w:rsidR="006E60A3">
        <w:rPr>
          <w:rFonts w:ascii="Lucida Sans" w:hAnsi="Lucida Sans"/>
          <w:sz w:val="19"/>
          <w:szCs w:val="19"/>
          <w:lang w:val="en-US"/>
        </w:rPr>
        <w:t xml:space="preserve"> </w:t>
      </w:r>
    </w:p>
    <w:p w14:paraId="32B6884B" w14:textId="003F94F8" w:rsidR="00763E00" w:rsidRDefault="00B14648" w:rsidP="00D6131E">
      <w:pPr>
        <w:pStyle w:val="indent"/>
        <w:jc w:val="both"/>
        <w:rPr>
          <w:rFonts w:ascii="Lucida Sans" w:hAnsi="Lucida Sans"/>
          <w:sz w:val="19"/>
          <w:szCs w:val="19"/>
          <w:lang w:val="en-US"/>
        </w:rPr>
      </w:pPr>
      <w:r w:rsidRPr="00B14648">
        <w:rPr>
          <w:rFonts w:ascii="Lucida Sans" w:hAnsi="Lucida Sans"/>
          <w:sz w:val="19"/>
          <w:szCs w:val="19"/>
          <w:lang w:val="en-US"/>
        </w:rPr>
        <w:t xml:space="preserve">The main advantage of </w:t>
      </w:r>
      <w:r w:rsidR="00EB6859">
        <w:rPr>
          <w:rFonts w:ascii="Lucida Sans" w:hAnsi="Lucida Sans"/>
          <w:sz w:val="19"/>
          <w:szCs w:val="19"/>
          <w:lang w:val="en-US"/>
        </w:rPr>
        <w:t>aggregated tax statistics</w:t>
      </w:r>
      <w:r w:rsidRPr="00B14648">
        <w:rPr>
          <w:rFonts w:ascii="Lucida Sans" w:hAnsi="Lucida Sans"/>
          <w:sz w:val="19"/>
          <w:szCs w:val="19"/>
          <w:lang w:val="en-US"/>
        </w:rPr>
        <w:t xml:space="preserve"> is </w:t>
      </w:r>
      <w:r w:rsidR="00147C01">
        <w:rPr>
          <w:rFonts w:ascii="Lucida Sans" w:hAnsi="Lucida Sans"/>
          <w:i/>
          <w:sz w:val="19"/>
          <w:szCs w:val="19"/>
          <w:lang w:val="en-US"/>
        </w:rPr>
        <w:t>availability</w:t>
      </w:r>
      <w:r w:rsidRPr="00B14648">
        <w:rPr>
          <w:rFonts w:ascii="Lucida Sans" w:hAnsi="Lucida Sans"/>
          <w:sz w:val="19"/>
          <w:szCs w:val="19"/>
          <w:lang w:val="en-US"/>
        </w:rPr>
        <w:t>.</w:t>
      </w:r>
      <w:r w:rsidR="00147C01">
        <w:rPr>
          <w:rFonts w:ascii="Lucida Sans" w:hAnsi="Lucida Sans"/>
          <w:sz w:val="19"/>
          <w:szCs w:val="19"/>
          <w:lang w:val="en-US"/>
        </w:rPr>
        <w:t xml:space="preserve"> First, tax statistics are often reported publicly and are therefore at hand for any person. Second, </w:t>
      </w:r>
      <w:r w:rsidR="00AD34A8">
        <w:rPr>
          <w:rFonts w:ascii="Lucida Sans" w:hAnsi="Lucida Sans"/>
          <w:sz w:val="19"/>
          <w:szCs w:val="19"/>
          <w:lang w:val="en-US"/>
        </w:rPr>
        <w:t>tax statistics exists for very long time periods.</w:t>
      </w:r>
      <w:r w:rsidRPr="00B14648">
        <w:rPr>
          <w:rFonts w:ascii="Lucida Sans" w:hAnsi="Lucida Sans"/>
          <w:sz w:val="19"/>
          <w:szCs w:val="19"/>
          <w:lang w:val="en-US"/>
        </w:rPr>
        <w:t xml:space="preserve"> </w:t>
      </w:r>
      <w:r w:rsidR="00EB6859">
        <w:rPr>
          <w:rFonts w:ascii="Lucida Sans" w:hAnsi="Lucida Sans"/>
          <w:sz w:val="19"/>
          <w:szCs w:val="19"/>
          <w:lang w:val="en-US"/>
        </w:rPr>
        <w:t>This</w:t>
      </w:r>
      <w:r w:rsidRPr="00B14648">
        <w:rPr>
          <w:rFonts w:ascii="Lucida Sans" w:hAnsi="Lucida Sans"/>
          <w:sz w:val="19"/>
          <w:szCs w:val="19"/>
          <w:lang w:val="en-US"/>
        </w:rPr>
        <w:t xml:space="preserve"> makes it an interesting data source albeit the mentioned restrictions. </w:t>
      </w:r>
      <w:r w:rsidR="00776E50">
        <w:rPr>
          <w:rFonts w:ascii="Lucida Sans" w:hAnsi="Lucida Sans"/>
          <w:sz w:val="19"/>
          <w:szCs w:val="19"/>
          <w:lang w:val="en-US"/>
        </w:rPr>
        <w:t>For several countries t</w:t>
      </w:r>
      <w:r w:rsidRPr="00B14648">
        <w:rPr>
          <w:rFonts w:ascii="Lucida Sans" w:hAnsi="Lucida Sans"/>
          <w:sz w:val="19"/>
          <w:szCs w:val="19"/>
          <w:lang w:val="en-US"/>
        </w:rPr>
        <w:t>he availability of tax rec</w:t>
      </w:r>
      <w:r w:rsidR="001232D9">
        <w:rPr>
          <w:rFonts w:ascii="Lucida Sans" w:hAnsi="Lucida Sans"/>
          <w:sz w:val="19"/>
          <w:szCs w:val="19"/>
          <w:lang w:val="en-US"/>
        </w:rPr>
        <w:t>ord</w:t>
      </w:r>
      <w:r w:rsidRPr="00B14648">
        <w:rPr>
          <w:rFonts w:ascii="Lucida Sans" w:hAnsi="Lucida Sans"/>
          <w:sz w:val="19"/>
          <w:szCs w:val="19"/>
          <w:lang w:val="en-US"/>
        </w:rPr>
        <w:t xml:space="preserve">s </w:t>
      </w:r>
      <w:r w:rsidR="00776E50" w:rsidRPr="00B14648">
        <w:rPr>
          <w:rFonts w:ascii="Lucida Sans" w:hAnsi="Lucida Sans"/>
          <w:sz w:val="19"/>
          <w:szCs w:val="19"/>
          <w:lang w:val="en-US"/>
        </w:rPr>
        <w:t>reach</w:t>
      </w:r>
      <w:r w:rsidR="00776E50">
        <w:rPr>
          <w:rFonts w:ascii="Lucida Sans" w:hAnsi="Lucida Sans"/>
          <w:sz w:val="19"/>
          <w:szCs w:val="19"/>
          <w:lang w:val="en-US"/>
        </w:rPr>
        <w:t>es</w:t>
      </w:r>
      <w:r w:rsidRPr="00B14648">
        <w:rPr>
          <w:rFonts w:ascii="Lucida Sans" w:hAnsi="Lucida Sans"/>
          <w:sz w:val="19"/>
          <w:szCs w:val="19"/>
          <w:lang w:val="en-US"/>
        </w:rPr>
        <w:t xml:space="preserve"> back in time for </w:t>
      </w:r>
      <w:r w:rsidR="00F21B4B">
        <w:rPr>
          <w:rFonts w:ascii="Lucida Sans" w:hAnsi="Lucida Sans"/>
          <w:sz w:val="19"/>
          <w:szCs w:val="19"/>
          <w:lang w:val="en-US"/>
        </w:rPr>
        <w:t xml:space="preserve">over </w:t>
      </w:r>
      <w:r w:rsidR="004F4785">
        <w:rPr>
          <w:rFonts w:ascii="Lucida Sans" w:hAnsi="Lucida Sans"/>
          <w:sz w:val="19"/>
          <w:szCs w:val="19"/>
          <w:lang w:val="en-US"/>
        </w:rPr>
        <w:t>100</w:t>
      </w:r>
      <w:r w:rsidRPr="00B14648">
        <w:rPr>
          <w:rFonts w:ascii="Lucida Sans" w:hAnsi="Lucida Sans"/>
          <w:sz w:val="19"/>
          <w:szCs w:val="19"/>
          <w:lang w:val="en-US"/>
        </w:rPr>
        <w:t xml:space="preserve"> years allowing </w:t>
      </w:r>
      <w:r w:rsidR="00776E50">
        <w:rPr>
          <w:rFonts w:ascii="Lucida Sans" w:hAnsi="Lucida Sans"/>
          <w:sz w:val="19"/>
          <w:szCs w:val="19"/>
          <w:lang w:val="en-US"/>
        </w:rPr>
        <w:t xml:space="preserve">to </w:t>
      </w:r>
      <w:r w:rsidR="001232D9" w:rsidRPr="00B14648">
        <w:rPr>
          <w:rFonts w:ascii="Lucida Sans" w:hAnsi="Lucida Sans"/>
          <w:sz w:val="19"/>
          <w:szCs w:val="19"/>
          <w:lang w:val="en-US"/>
        </w:rPr>
        <w:t>asses</w:t>
      </w:r>
      <w:r w:rsidRPr="00B14648">
        <w:rPr>
          <w:rFonts w:ascii="Lucida Sans" w:hAnsi="Lucida Sans"/>
          <w:sz w:val="19"/>
          <w:szCs w:val="19"/>
          <w:lang w:val="en-US"/>
        </w:rPr>
        <w:t xml:space="preserve"> time trends that cover substantial</w:t>
      </w:r>
      <w:r w:rsidR="00776E50">
        <w:rPr>
          <w:rFonts w:ascii="Lucida Sans" w:hAnsi="Lucida Sans"/>
          <w:sz w:val="19"/>
          <w:szCs w:val="19"/>
          <w:lang w:val="en-US"/>
        </w:rPr>
        <w:t>ly</w:t>
      </w:r>
      <w:r w:rsidRPr="00B14648">
        <w:rPr>
          <w:rFonts w:ascii="Lucida Sans" w:hAnsi="Lucida Sans"/>
          <w:sz w:val="19"/>
          <w:szCs w:val="19"/>
          <w:lang w:val="en-US"/>
        </w:rPr>
        <w:t xml:space="preserve"> longer periods than it is possible with survey data. Nonetheless</w:t>
      </w:r>
      <w:r w:rsidR="00776E50">
        <w:rPr>
          <w:rFonts w:ascii="Lucida Sans" w:hAnsi="Lucida Sans"/>
          <w:sz w:val="19"/>
          <w:szCs w:val="19"/>
          <w:lang w:val="en-US"/>
        </w:rPr>
        <w:t>,</w:t>
      </w:r>
      <w:r w:rsidRPr="00B14648">
        <w:rPr>
          <w:rFonts w:ascii="Lucida Sans" w:hAnsi="Lucida Sans"/>
          <w:sz w:val="19"/>
          <w:szCs w:val="19"/>
          <w:lang w:val="en-US"/>
        </w:rPr>
        <w:t xml:space="preserve"> </w:t>
      </w:r>
      <w:r w:rsidR="00EB6859">
        <w:rPr>
          <w:rFonts w:ascii="Lucida Sans" w:hAnsi="Lucida Sans"/>
          <w:sz w:val="19"/>
          <w:szCs w:val="19"/>
          <w:lang w:val="en-US"/>
        </w:rPr>
        <w:t>concerning</w:t>
      </w:r>
      <w:r w:rsidRPr="00B14648">
        <w:rPr>
          <w:rFonts w:ascii="Lucida Sans" w:hAnsi="Lucida Sans"/>
          <w:sz w:val="19"/>
          <w:szCs w:val="19"/>
          <w:lang w:val="en-US"/>
        </w:rPr>
        <w:t xml:space="preserve"> comparison over time, scientists have to </w:t>
      </w:r>
      <w:r w:rsidR="004F4785">
        <w:rPr>
          <w:rFonts w:ascii="Lucida Sans" w:hAnsi="Lucida Sans"/>
          <w:sz w:val="19"/>
          <w:szCs w:val="19"/>
          <w:lang w:val="en-US"/>
        </w:rPr>
        <w:t xml:space="preserve">be </w:t>
      </w:r>
      <w:r w:rsidRPr="00B14648">
        <w:rPr>
          <w:rFonts w:ascii="Lucida Sans" w:hAnsi="Lucida Sans"/>
          <w:sz w:val="19"/>
          <w:szCs w:val="19"/>
          <w:lang w:val="en-US"/>
        </w:rPr>
        <w:t xml:space="preserve">aware </w:t>
      </w:r>
      <w:r w:rsidR="004F4785">
        <w:rPr>
          <w:rFonts w:ascii="Lucida Sans" w:hAnsi="Lucida Sans"/>
          <w:sz w:val="19"/>
          <w:szCs w:val="19"/>
          <w:lang w:val="en-US"/>
        </w:rPr>
        <w:t>to</w:t>
      </w:r>
      <w:r w:rsidRPr="00B14648">
        <w:rPr>
          <w:rFonts w:ascii="Lucida Sans" w:hAnsi="Lucida Sans"/>
          <w:sz w:val="19"/>
          <w:szCs w:val="19"/>
          <w:lang w:val="en-US"/>
        </w:rPr>
        <w:t xml:space="preserve"> test </w:t>
      </w:r>
      <w:r w:rsidR="005D2E6C">
        <w:rPr>
          <w:rFonts w:ascii="Lucida Sans" w:hAnsi="Lucida Sans"/>
          <w:sz w:val="19"/>
          <w:szCs w:val="19"/>
          <w:lang w:val="en-US"/>
        </w:rPr>
        <w:t>comparability</w:t>
      </w:r>
      <w:r w:rsidRPr="00B14648">
        <w:rPr>
          <w:rFonts w:ascii="Lucida Sans" w:hAnsi="Lucida Sans"/>
          <w:sz w:val="19"/>
          <w:szCs w:val="19"/>
          <w:lang w:val="en-US"/>
        </w:rPr>
        <w:t>, because measures and population might be affected by changes in the tax systems or the way tax statistics are reported.</w:t>
      </w:r>
      <w:r w:rsidR="00EB6859">
        <w:rPr>
          <w:rFonts w:ascii="Lucida Sans" w:hAnsi="Lucida Sans"/>
          <w:sz w:val="19"/>
          <w:szCs w:val="19"/>
          <w:lang w:val="en-US"/>
        </w:rPr>
        <w:t xml:space="preserve"> The availability of micro tax data, however, is restricted, because of privacy reasons and also because of archiving resources. While a document with aggregated tax statistics is a neat</w:t>
      </w:r>
      <w:r w:rsidR="004D6382">
        <w:rPr>
          <w:rFonts w:ascii="Lucida Sans" w:hAnsi="Lucida Sans"/>
          <w:sz w:val="19"/>
          <w:szCs w:val="19"/>
          <w:lang w:val="en-US"/>
        </w:rPr>
        <w:t xml:space="preserve"> and parsimonious way of historicizing information the requirement for complete micro data archiving is </w:t>
      </w:r>
      <w:r w:rsidR="004D6382">
        <w:rPr>
          <w:rFonts w:ascii="Lucida Sans" w:hAnsi="Lucida Sans"/>
          <w:sz w:val="19"/>
          <w:szCs w:val="19"/>
          <w:lang w:val="en-US"/>
        </w:rPr>
        <w:lastRenderedPageBreak/>
        <w:t xml:space="preserve">far bigger. </w:t>
      </w:r>
      <w:r w:rsidR="00144FDE">
        <w:rPr>
          <w:rFonts w:ascii="Lucida Sans" w:hAnsi="Lucida Sans"/>
          <w:sz w:val="19"/>
          <w:szCs w:val="19"/>
          <w:lang w:val="en-US"/>
        </w:rPr>
        <w:t xml:space="preserve">Finally, </w:t>
      </w:r>
      <w:r w:rsidR="004D6382">
        <w:rPr>
          <w:rFonts w:ascii="Lucida Sans" w:hAnsi="Lucida Sans"/>
          <w:sz w:val="19"/>
          <w:szCs w:val="19"/>
          <w:lang w:val="en-US"/>
        </w:rPr>
        <w:t>H</w:t>
      </w:r>
      <w:r w:rsidR="00144FDE">
        <w:rPr>
          <w:rFonts w:ascii="Lucida Sans" w:hAnsi="Lucida Sans"/>
          <w:sz w:val="19"/>
          <w:szCs w:val="19"/>
          <w:lang w:val="en-US"/>
        </w:rPr>
        <w:t>ouseholds Surveys</w:t>
      </w:r>
      <w:r w:rsidR="004D6382">
        <w:rPr>
          <w:rFonts w:ascii="Lucida Sans" w:hAnsi="Lucida Sans"/>
          <w:sz w:val="19"/>
          <w:szCs w:val="19"/>
          <w:lang w:val="en-US"/>
        </w:rPr>
        <w:t xml:space="preserve"> are easy accessibly for scientific purposes, but </w:t>
      </w:r>
      <w:r w:rsidR="00144FDE">
        <w:rPr>
          <w:rFonts w:ascii="Lucida Sans" w:hAnsi="Lucida Sans"/>
          <w:sz w:val="19"/>
          <w:szCs w:val="19"/>
          <w:lang w:val="en-US"/>
        </w:rPr>
        <w:t>requirements concerning reliability are enormous making it a costly instrument that is only realized with political urge. In the European Union</w:t>
      </w:r>
      <w:r w:rsidR="00266AE1">
        <w:rPr>
          <w:rFonts w:ascii="Lucida Sans" w:hAnsi="Lucida Sans"/>
          <w:sz w:val="19"/>
          <w:szCs w:val="19"/>
          <w:lang w:val="en-US"/>
        </w:rPr>
        <w:t xml:space="preserve"> for example</w:t>
      </w:r>
      <w:r w:rsidR="00144FDE">
        <w:rPr>
          <w:rFonts w:ascii="Lucida Sans" w:hAnsi="Lucida Sans"/>
          <w:sz w:val="19"/>
          <w:szCs w:val="19"/>
          <w:lang w:val="en-US"/>
        </w:rPr>
        <w:t xml:space="preserve"> many countries implemented household surveys for distributional analysis not before 2003 or even later (Eurostat 2015). </w:t>
      </w:r>
      <w:r w:rsidR="00266AE1">
        <w:rPr>
          <w:rFonts w:ascii="Lucida Sans" w:hAnsi="Lucida Sans"/>
          <w:sz w:val="19"/>
          <w:szCs w:val="19"/>
          <w:lang w:val="en-US"/>
        </w:rPr>
        <w:t>The</w:t>
      </w:r>
      <w:r w:rsidR="00144FDE">
        <w:rPr>
          <w:rFonts w:ascii="Lucida Sans" w:hAnsi="Lucida Sans"/>
          <w:sz w:val="19"/>
          <w:szCs w:val="19"/>
          <w:lang w:val="en-US"/>
        </w:rPr>
        <w:t xml:space="preserve"> potential to assess inequality trends</w:t>
      </w:r>
      <w:r w:rsidR="00E30513">
        <w:rPr>
          <w:rFonts w:ascii="Lucida Sans" w:hAnsi="Lucida Sans"/>
          <w:sz w:val="19"/>
          <w:szCs w:val="19"/>
          <w:lang w:val="en-US"/>
        </w:rPr>
        <w:t xml:space="preserve"> with survey data</w:t>
      </w:r>
      <w:r w:rsidR="00144FDE">
        <w:rPr>
          <w:rFonts w:ascii="Lucida Sans" w:hAnsi="Lucida Sans"/>
          <w:sz w:val="19"/>
          <w:szCs w:val="19"/>
          <w:lang w:val="en-US"/>
        </w:rPr>
        <w:t xml:space="preserve"> therefore is restricted </w:t>
      </w:r>
      <w:r w:rsidR="00266AE1">
        <w:rPr>
          <w:rFonts w:ascii="Lucida Sans" w:hAnsi="Lucida Sans"/>
          <w:sz w:val="19"/>
          <w:szCs w:val="19"/>
          <w:lang w:val="en-US"/>
        </w:rPr>
        <w:t>to relatively short periods</w:t>
      </w:r>
      <w:r w:rsidR="0077733B">
        <w:rPr>
          <w:rFonts w:ascii="Lucida Sans" w:hAnsi="Lucida Sans"/>
          <w:sz w:val="19"/>
          <w:szCs w:val="19"/>
          <w:lang w:val="en-US"/>
        </w:rPr>
        <w:t xml:space="preserve"> </w:t>
      </w:r>
      <w:r w:rsidR="0077733B">
        <w:rPr>
          <w:rFonts w:ascii="Lucida Sans" w:hAnsi="Lucida Sans"/>
          <w:sz w:val="19"/>
          <w:szCs w:val="19"/>
          <w:lang w:val="en-US"/>
        </w:rPr>
        <w:t>in many countries</w:t>
      </w:r>
      <w:r w:rsidR="00266AE1">
        <w:rPr>
          <w:rFonts w:ascii="Lucida Sans" w:hAnsi="Lucida Sans"/>
          <w:sz w:val="19"/>
          <w:szCs w:val="19"/>
          <w:lang w:val="en-US"/>
        </w:rPr>
        <w:t>.</w:t>
      </w:r>
    </w:p>
    <w:p w14:paraId="2651F5F1" w14:textId="77777777" w:rsidR="003838D6" w:rsidRPr="006C2FBE" w:rsidRDefault="003838D6" w:rsidP="006C2FBE">
      <w:pPr>
        <w:pStyle w:val="indent"/>
        <w:rPr>
          <w:rFonts w:ascii="Lucida Sans" w:hAnsi="Lucida Sans"/>
          <w:sz w:val="19"/>
          <w:szCs w:val="19"/>
          <w:lang w:val="en-US"/>
        </w:rPr>
      </w:pPr>
    </w:p>
    <w:p w14:paraId="7F85AC3D" w14:textId="690202DF" w:rsidR="00B14648" w:rsidRPr="00B14648" w:rsidRDefault="00281180" w:rsidP="00B14648">
      <w:pPr>
        <w:pStyle w:val="Heading1"/>
        <w:rPr>
          <w:lang w:val="en-US"/>
        </w:rPr>
      </w:pPr>
      <w:r>
        <w:rPr>
          <w:lang w:val="en-US"/>
        </w:rPr>
        <w:t>Empirical case s</w:t>
      </w:r>
      <w:r w:rsidRPr="00435658">
        <w:rPr>
          <w:lang w:val="en-US"/>
        </w:rPr>
        <w:t>tudy with tax data from Switzerland</w:t>
      </w:r>
    </w:p>
    <w:p w14:paraId="462D907A" w14:textId="6ED44074" w:rsidR="00B14648" w:rsidRPr="00B14648" w:rsidRDefault="00B544D2" w:rsidP="00D6131E">
      <w:pPr>
        <w:jc w:val="both"/>
        <w:rPr>
          <w:lang w:val="en-US"/>
        </w:rPr>
      </w:pPr>
      <w:r>
        <w:rPr>
          <w:lang w:val="en-US"/>
        </w:rPr>
        <w:t>As we will</w:t>
      </w:r>
      <w:r w:rsidR="002668B1">
        <w:rPr>
          <w:lang w:val="en-US"/>
        </w:rPr>
        <w:t xml:space="preserve"> show, results </w:t>
      </w:r>
      <w:r w:rsidR="00A440C5">
        <w:rPr>
          <w:lang w:val="en-US"/>
        </w:rPr>
        <w:t xml:space="preserve">on </w:t>
      </w:r>
      <w:r w:rsidR="00A83CC7">
        <w:rPr>
          <w:lang w:val="en-US"/>
        </w:rPr>
        <w:t>income</w:t>
      </w:r>
      <w:r w:rsidR="003F474A">
        <w:rPr>
          <w:lang w:val="en-US"/>
        </w:rPr>
        <w:t xml:space="preserve"> inequ</w:t>
      </w:r>
      <w:r w:rsidR="00104646">
        <w:rPr>
          <w:lang w:val="en-US"/>
        </w:rPr>
        <w:t xml:space="preserve">ality </w:t>
      </w:r>
      <w:r w:rsidR="00D6131E">
        <w:rPr>
          <w:lang w:val="en-US"/>
        </w:rPr>
        <w:t>in</w:t>
      </w:r>
      <w:r w:rsidR="00104646">
        <w:rPr>
          <w:lang w:val="en-US"/>
        </w:rPr>
        <w:t xml:space="preserve"> Switzerland </w:t>
      </w:r>
      <w:r w:rsidR="00A440C5">
        <w:rPr>
          <w:lang w:val="en-US"/>
        </w:rPr>
        <w:t xml:space="preserve">are </w:t>
      </w:r>
      <w:r w:rsidR="003F474A">
        <w:rPr>
          <w:lang w:val="en-US"/>
        </w:rPr>
        <w:t xml:space="preserve">particularly </w:t>
      </w:r>
      <w:r w:rsidR="00104646">
        <w:rPr>
          <w:lang w:val="en-US"/>
        </w:rPr>
        <w:t>contradictory</w:t>
      </w:r>
      <w:r w:rsidR="001232D9">
        <w:rPr>
          <w:lang w:val="en-US"/>
        </w:rPr>
        <w:t xml:space="preserve">, </w:t>
      </w:r>
      <w:r w:rsidR="000D46A0">
        <w:rPr>
          <w:lang w:val="en-US"/>
        </w:rPr>
        <w:t xml:space="preserve">which makes </w:t>
      </w:r>
      <w:r w:rsidR="001232D9">
        <w:rPr>
          <w:lang w:val="en-US"/>
        </w:rPr>
        <w:t>it</w:t>
      </w:r>
      <w:r w:rsidR="009B0176">
        <w:rPr>
          <w:lang w:val="en-US"/>
        </w:rPr>
        <w:t xml:space="preserve"> an</w:t>
      </w:r>
      <w:r w:rsidR="001232D9">
        <w:rPr>
          <w:lang w:val="en-US"/>
        </w:rPr>
        <w:t xml:space="preserve"> interest</w:t>
      </w:r>
      <w:r w:rsidR="00B14648" w:rsidRPr="00B14648">
        <w:rPr>
          <w:lang w:val="en-US"/>
        </w:rPr>
        <w:t xml:space="preserve">ing case to have a closer look at methodological aspects. Looking </w:t>
      </w:r>
      <w:r w:rsidR="001B0DB9">
        <w:rPr>
          <w:lang w:val="en-US"/>
        </w:rPr>
        <w:t>at</w:t>
      </w:r>
      <w:r w:rsidR="001B0DB9" w:rsidRPr="00B14648">
        <w:rPr>
          <w:lang w:val="en-US"/>
        </w:rPr>
        <w:t xml:space="preserve"> </w:t>
      </w:r>
      <w:r w:rsidR="00B14648" w:rsidRPr="00B14648">
        <w:rPr>
          <w:lang w:val="en-US"/>
        </w:rPr>
        <w:t xml:space="preserve">official data, </w:t>
      </w:r>
      <w:r w:rsidR="001B0DB9">
        <w:rPr>
          <w:lang w:val="en-US"/>
        </w:rPr>
        <w:t xml:space="preserve">there are </w:t>
      </w:r>
      <w:r w:rsidR="00B14648" w:rsidRPr="00B14648">
        <w:rPr>
          <w:lang w:val="en-US"/>
        </w:rPr>
        <w:t>th</w:t>
      </w:r>
      <w:r w:rsidR="001232D9">
        <w:rPr>
          <w:lang w:val="en-US"/>
        </w:rPr>
        <w:t>ree main</w:t>
      </w:r>
      <w:r w:rsidR="001B0DB9">
        <w:rPr>
          <w:lang w:val="en-US"/>
        </w:rPr>
        <w:t xml:space="preserve"> data</w:t>
      </w:r>
      <w:r w:rsidR="001232D9">
        <w:rPr>
          <w:lang w:val="en-US"/>
        </w:rPr>
        <w:t xml:space="preserve"> sources</w:t>
      </w:r>
      <w:r w:rsidR="00B14648" w:rsidRPr="00B14648">
        <w:rPr>
          <w:lang w:val="en-US"/>
        </w:rPr>
        <w:t xml:space="preserve">: </w:t>
      </w:r>
      <w:r w:rsidR="005D2E6C">
        <w:rPr>
          <w:lang w:val="en-US"/>
        </w:rPr>
        <w:t xml:space="preserve">the </w:t>
      </w:r>
      <w:r w:rsidR="000E654E" w:rsidRPr="00B14648">
        <w:rPr>
          <w:lang w:val="en-US"/>
        </w:rPr>
        <w:t>Statistics on Income and Living Conditions</w:t>
      </w:r>
      <w:r w:rsidR="000E654E">
        <w:rPr>
          <w:lang w:val="en-US"/>
        </w:rPr>
        <w:t xml:space="preserve"> (</w:t>
      </w:r>
      <w:r w:rsidR="00B14648" w:rsidRPr="00B14648">
        <w:rPr>
          <w:lang w:val="en-US"/>
        </w:rPr>
        <w:t>EU-SILC</w:t>
      </w:r>
      <w:r w:rsidR="000E654E">
        <w:rPr>
          <w:lang w:val="en-US"/>
        </w:rPr>
        <w:t>)</w:t>
      </w:r>
      <w:r w:rsidR="00B14648" w:rsidRPr="00B14648">
        <w:rPr>
          <w:lang w:val="en-US"/>
        </w:rPr>
        <w:t>,</w:t>
      </w:r>
      <w:r w:rsidR="005D2E6C">
        <w:rPr>
          <w:lang w:val="en-US"/>
        </w:rPr>
        <w:t xml:space="preserve"> the</w:t>
      </w:r>
      <w:r w:rsidR="000E654E" w:rsidRPr="000E654E">
        <w:rPr>
          <w:lang w:val="en-US"/>
        </w:rPr>
        <w:t xml:space="preserve"> </w:t>
      </w:r>
      <w:r w:rsidR="000E654E" w:rsidRPr="00B14648">
        <w:rPr>
          <w:lang w:val="en-US"/>
        </w:rPr>
        <w:t>Household Budget Survey</w:t>
      </w:r>
      <w:r w:rsidR="00B14648" w:rsidRPr="00B14648">
        <w:rPr>
          <w:lang w:val="en-US"/>
        </w:rPr>
        <w:t xml:space="preserve"> </w:t>
      </w:r>
      <w:r w:rsidR="000E654E">
        <w:rPr>
          <w:lang w:val="en-US"/>
        </w:rPr>
        <w:t>(</w:t>
      </w:r>
      <w:r w:rsidR="00B14648" w:rsidRPr="00B14648">
        <w:rPr>
          <w:lang w:val="en-US"/>
        </w:rPr>
        <w:t>HBS</w:t>
      </w:r>
      <w:r w:rsidR="000E654E">
        <w:rPr>
          <w:lang w:val="en-US"/>
        </w:rPr>
        <w:t>)</w:t>
      </w:r>
      <w:r w:rsidR="00B14648" w:rsidRPr="00B14648">
        <w:rPr>
          <w:lang w:val="en-US"/>
        </w:rPr>
        <w:t xml:space="preserve"> and </w:t>
      </w:r>
      <w:r w:rsidR="005D2E6C">
        <w:rPr>
          <w:lang w:val="en-US"/>
        </w:rPr>
        <w:t xml:space="preserve">the </w:t>
      </w:r>
      <w:r w:rsidR="000E654E">
        <w:rPr>
          <w:lang w:val="en-US"/>
        </w:rPr>
        <w:t>Luxembourg Income Study (</w:t>
      </w:r>
      <w:r w:rsidR="00B14648" w:rsidRPr="00B14648">
        <w:rPr>
          <w:lang w:val="en-US"/>
        </w:rPr>
        <w:t>LIS</w:t>
      </w:r>
      <w:r w:rsidR="000E654E">
        <w:rPr>
          <w:lang w:val="en-US"/>
        </w:rPr>
        <w:t>)</w:t>
      </w:r>
      <w:r w:rsidR="00B14648" w:rsidRPr="00B14648">
        <w:rPr>
          <w:lang w:val="en-US"/>
        </w:rPr>
        <w:t xml:space="preserve">. </w:t>
      </w:r>
      <w:r w:rsidR="00DD5282">
        <w:rPr>
          <w:lang w:val="en-US"/>
        </w:rPr>
        <w:fldChar w:fldCharType="begin"/>
      </w:r>
      <w:r w:rsidR="00DD5282">
        <w:rPr>
          <w:lang w:val="en-US"/>
        </w:rPr>
        <w:instrText xml:space="preserve"> REF _Ref406511415 \h  \* MERGEFORMAT </w:instrText>
      </w:r>
      <w:r w:rsidR="00DD5282">
        <w:rPr>
          <w:lang w:val="en-US"/>
        </w:rPr>
      </w:r>
      <w:r w:rsidR="00DD5282">
        <w:rPr>
          <w:lang w:val="en-US"/>
        </w:rPr>
        <w:fldChar w:fldCharType="separate"/>
      </w:r>
      <w:r w:rsidR="00266AE1" w:rsidRPr="00266AE1">
        <w:rPr>
          <w:lang w:val="en-US"/>
        </w:rPr>
        <w:t>Figure 3</w:t>
      </w:r>
      <w:r w:rsidR="00DD5282">
        <w:rPr>
          <w:lang w:val="en-US"/>
        </w:rPr>
        <w:fldChar w:fldCharType="end"/>
      </w:r>
      <w:r w:rsidR="00DD5282">
        <w:rPr>
          <w:lang w:val="en-US"/>
        </w:rPr>
        <w:t xml:space="preserve"> </w:t>
      </w:r>
      <w:r w:rsidR="00B14648" w:rsidRPr="00B14648">
        <w:rPr>
          <w:lang w:val="en-US"/>
        </w:rPr>
        <w:t xml:space="preserve">shows </w:t>
      </w:r>
      <w:r w:rsidR="00104646">
        <w:rPr>
          <w:lang w:val="en-US"/>
        </w:rPr>
        <w:t>Gini coefficients of equalized disposable income calculated</w:t>
      </w:r>
      <w:r w:rsidR="00B14648" w:rsidRPr="00B14648">
        <w:rPr>
          <w:lang w:val="en-US"/>
        </w:rPr>
        <w:t xml:space="preserve"> from these three sources</w:t>
      </w:r>
      <w:r w:rsidR="009B0176">
        <w:rPr>
          <w:lang w:val="en-US"/>
        </w:rPr>
        <w:t xml:space="preserve"> plus a time series we calculated on the base of</w:t>
      </w:r>
      <w:r w:rsidR="001E37CD">
        <w:rPr>
          <w:lang w:val="en-US"/>
        </w:rPr>
        <w:t xml:space="preserve"> aggregated tax statistics</w:t>
      </w:r>
      <w:r w:rsidR="00EB3A60">
        <w:rPr>
          <w:lang w:val="en-US"/>
        </w:rPr>
        <w:t xml:space="preserve"> published by the Swiss Federal Tax Administration (FTA)</w:t>
      </w:r>
      <w:r w:rsidR="00104646">
        <w:rPr>
          <w:lang w:val="en-US"/>
        </w:rPr>
        <w:t>.</w:t>
      </w:r>
      <w:r w:rsidR="00B14648" w:rsidRPr="00B14648">
        <w:rPr>
          <w:lang w:val="en-US"/>
        </w:rPr>
        <w:t xml:space="preserve"> </w:t>
      </w:r>
      <w:r w:rsidR="00104646">
        <w:rPr>
          <w:lang w:val="en-US"/>
        </w:rPr>
        <w:t>To date</w:t>
      </w:r>
      <w:r w:rsidR="00B14648" w:rsidRPr="00B14648">
        <w:rPr>
          <w:lang w:val="en-US"/>
        </w:rPr>
        <w:t>, EU-</w:t>
      </w:r>
      <w:r w:rsidR="00EB3FB9" w:rsidRPr="00B14648">
        <w:rPr>
          <w:lang w:val="en-US"/>
        </w:rPr>
        <w:t>SILC is</w:t>
      </w:r>
      <w:r w:rsidR="00B14648" w:rsidRPr="00B14648">
        <w:rPr>
          <w:lang w:val="en-US"/>
        </w:rPr>
        <w:t xml:space="preserve"> the main source used for policy monitoring at EU-level. The main focus of EU-SILC </w:t>
      </w:r>
      <w:r w:rsidR="00F21B4B">
        <w:rPr>
          <w:lang w:val="en-US"/>
        </w:rPr>
        <w:t>is to collect data on a common framework</w:t>
      </w:r>
      <w:r w:rsidR="00B14648" w:rsidRPr="00B14648">
        <w:rPr>
          <w:lang w:val="en-US"/>
        </w:rPr>
        <w:t xml:space="preserve"> to ensure comparability among EU and EFTA </w:t>
      </w:r>
      <w:r w:rsidR="001232D9" w:rsidRPr="00B14648">
        <w:rPr>
          <w:lang w:val="en-US"/>
        </w:rPr>
        <w:t>countries</w:t>
      </w:r>
      <w:r w:rsidR="003B431B">
        <w:rPr>
          <w:lang w:val="en-US"/>
        </w:rPr>
        <w:t>. As a Non-EU member</w:t>
      </w:r>
      <w:r w:rsidR="00B5712F">
        <w:rPr>
          <w:lang w:val="en-US"/>
        </w:rPr>
        <w:t>,</w:t>
      </w:r>
      <w:r w:rsidR="003B431B">
        <w:rPr>
          <w:lang w:val="en-US"/>
        </w:rPr>
        <w:t xml:space="preserve"> </w:t>
      </w:r>
      <w:r w:rsidR="00B14648" w:rsidRPr="00B14648">
        <w:rPr>
          <w:lang w:val="en-US"/>
        </w:rPr>
        <w:t>Switzerland implemented the instrument not from the beginning (2004) but from 2007</w:t>
      </w:r>
      <w:r w:rsidR="00104646">
        <w:rPr>
          <w:lang w:val="en-US"/>
        </w:rPr>
        <w:t xml:space="preserve"> on</w:t>
      </w:r>
      <w:r w:rsidR="00B14648" w:rsidRPr="00B14648">
        <w:rPr>
          <w:lang w:val="en-US"/>
        </w:rPr>
        <w:t>. Therefore</w:t>
      </w:r>
      <w:r w:rsidR="00B5712F">
        <w:rPr>
          <w:lang w:val="en-US"/>
        </w:rPr>
        <w:t>,</w:t>
      </w:r>
      <w:r w:rsidR="00B14648" w:rsidRPr="00B14648">
        <w:rPr>
          <w:lang w:val="en-US"/>
        </w:rPr>
        <w:t xml:space="preserve"> this times-series </w:t>
      </w:r>
      <w:r w:rsidR="00B5712F">
        <w:rPr>
          <w:lang w:val="en-US"/>
        </w:rPr>
        <w:t>does not</w:t>
      </w:r>
      <w:r w:rsidR="00B5712F" w:rsidRPr="00B14648">
        <w:rPr>
          <w:lang w:val="en-US"/>
        </w:rPr>
        <w:t xml:space="preserve"> </w:t>
      </w:r>
      <w:r w:rsidR="00B14648" w:rsidRPr="00B14648">
        <w:rPr>
          <w:lang w:val="en-US"/>
        </w:rPr>
        <w:t xml:space="preserve">cover time periods before 2007. </w:t>
      </w:r>
      <w:r w:rsidR="005D2E6C">
        <w:rPr>
          <w:lang w:val="en-US"/>
        </w:rPr>
        <w:t xml:space="preserve">Following </w:t>
      </w:r>
      <w:r w:rsidR="00B14648" w:rsidRPr="00B14648">
        <w:rPr>
          <w:lang w:val="en-US"/>
        </w:rPr>
        <w:t xml:space="preserve">the results from </w:t>
      </w:r>
      <w:r w:rsidR="000E654E">
        <w:rPr>
          <w:lang w:val="en-US"/>
        </w:rPr>
        <w:t>EU-</w:t>
      </w:r>
      <w:r w:rsidR="00B14648" w:rsidRPr="00B14648">
        <w:rPr>
          <w:lang w:val="en-US"/>
        </w:rPr>
        <w:t>SILC, income inequali</w:t>
      </w:r>
      <w:r w:rsidR="00A456DA">
        <w:rPr>
          <w:lang w:val="en-US"/>
        </w:rPr>
        <w:t>ty decreased from 2007 to 201</w:t>
      </w:r>
      <w:r w:rsidR="003B431B">
        <w:rPr>
          <w:lang w:val="en-US"/>
        </w:rPr>
        <w:t>2</w:t>
      </w:r>
      <w:r w:rsidR="00B14648" w:rsidRPr="00B14648">
        <w:rPr>
          <w:lang w:val="en-US"/>
        </w:rPr>
        <w:t>. The second impo</w:t>
      </w:r>
      <w:r w:rsidR="001232D9">
        <w:rPr>
          <w:lang w:val="en-US"/>
        </w:rPr>
        <w:t>rtant source concerning the dis</w:t>
      </w:r>
      <w:r w:rsidR="00B14648" w:rsidRPr="00B14648">
        <w:rPr>
          <w:lang w:val="en-US"/>
        </w:rPr>
        <w:t xml:space="preserve">tribution of income is the HBS. The main focus of this survey lays in providing detailed </w:t>
      </w:r>
      <w:r w:rsidR="00F21B4B">
        <w:rPr>
          <w:lang w:val="en-US"/>
        </w:rPr>
        <w:t>information</w:t>
      </w:r>
      <w:r w:rsidR="00B14648" w:rsidRPr="00B14648">
        <w:rPr>
          <w:lang w:val="en-US"/>
        </w:rPr>
        <w:t xml:space="preserve"> on household budgets. Since 2000 the survey has been conducted on a continuous basis, which allows looking at a consistent time series from 2000 to 2011. As </w:t>
      </w:r>
      <w:r w:rsidR="00B5712F">
        <w:rPr>
          <w:lang w:val="en-US"/>
        </w:rPr>
        <w:t>is evident</w:t>
      </w:r>
      <w:r w:rsidR="00B14648" w:rsidRPr="00B14648">
        <w:rPr>
          <w:lang w:val="en-US"/>
        </w:rPr>
        <w:t xml:space="preserve"> from </w:t>
      </w:r>
      <w:r w:rsidR="00DD5282">
        <w:rPr>
          <w:lang w:val="en-US"/>
        </w:rPr>
        <w:fldChar w:fldCharType="begin"/>
      </w:r>
      <w:r w:rsidR="00DD5282">
        <w:rPr>
          <w:lang w:val="en-US"/>
        </w:rPr>
        <w:instrText xml:space="preserve"> REF _Ref406511415 \h  \* MERGEFORMAT </w:instrText>
      </w:r>
      <w:r w:rsidR="00DD5282">
        <w:rPr>
          <w:lang w:val="en-US"/>
        </w:rPr>
      </w:r>
      <w:r w:rsidR="00DD5282">
        <w:rPr>
          <w:lang w:val="en-US"/>
        </w:rPr>
        <w:fldChar w:fldCharType="separate"/>
      </w:r>
      <w:r w:rsidR="00B748B5" w:rsidRPr="00E30513">
        <w:rPr>
          <w:lang w:val="en-US"/>
        </w:rPr>
        <w:t>Figure 2</w:t>
      </w:r>
      <w:r w:rsidR="00DD5282">
        <w:rPr>
          <w:lang w:val="en-US"/>
        </w:rPr>
        <w:fldChar w:fldCharType="end"/>
      </w:r>
      <w:r w:rsidR="00B5712F">
        <w:rPr>
          <w:lang w:val="en-US"/>
        </w:rPr>
        <w:t>,</w:t>
      </w:r>
      <w:r w:rsidR="00DD5282">
        <w:rPr>
          <w:lang w:val="en-US"/>
        </w:rPr>
        <w:t xml:space="preserve"> </w:t>
      </w:r>
      <w:r w:rsidR="00B14648" w:rsidRPr="00B14648">
        <w:rPr>
          <w:lang w:val="en-US"/>
        </w:rPr>
        <w:t xml:space="preserve">the trend is rather </w:t>
      </w:r>
      <w:r w:rsidR="001232D9" w:rsidRPr="00B14648">
        <w:rPr>
          <w:lang w:val="en-US"/>
        </w:rPr>
        <w:t xml:space="preserve">stable. </w:t>
      </w:r>
      <w:r w:rsidR="00B14648" w:rsidRPr="00B14648">
        <w:rPr>
          <w:lang w:val="en-US"/>
        </w:rPr>
        <w:t>Both time-series (</w:t>
      </w:r>
      <w:r w:rsidR="000E654E">
        <w:rPr>
          <w:lang w:val="en-US"/>
        </w:rPr>
        <w:t>EU-</w:t>
      </w:r>
      <w:r w:rsidR="00B14648" w:rsidRPr="00B14648">
        <w:rPr>
          <w:lang w:val="en-US"/>
        </w:rPr>
        <w:t xml:space="preserve">SILC and HBS) cover a relatively short time period. A longer period is covered in the LIS-Data-set (1982-2004). In contrast </w:t>
      </w:r>
      <w:r w:rsidR="00104646">
        <w:rPr>
          <w:lang w:val="en-US"/>
        </w:rPr>
        <w:t xml:space="preserve">to </w:t>
      </w:r>
      <w:r w:rsidR="00B14648" w:rsidRPr="00B14648">
        <w:rPr>
          <w:lang w:val="en-US"/>
        </w:rPr>
        <w:t>the aforementioned surveys</w:t>
      </w:r>
      <w:r w:rsidR="001232D9">
        <w:rPr>
          <w:lang w:val="en-US"/>
        </w:rPr>
        <w:t>,</w:t>
      </w:r>
      <w:r w:rsidR="00B14648" w:rsidRPr="00B14648">
        <w:rPr>
          <w:lang w:val="en-US"/>
        </w:rPr>
        <w:t xml:space="preserve"> the LIS-data is harmonized out of three surveys: Swiss Income and Wealth Survey (1982), Swiss Poverty Survey (1992) and the Income and </w:t>
      </w:r>
      <w:r w:rsidR="003B431B">
        <w:rPr>
          <w:lang w:val="en-US"/>
        </w:rPr>
        <w:t xml:space="preserve">Consumption survey (2000, 2002 and </w:t>
      </w:r>
      <w:r w:rsidR="00B14648" w:rsidRPr="00B14648">
        <w:rPr>
          <w:lang w:val="en-US"/>
        </w:rPr>
        <w:t>2004)</w:t>
      </w:r>
      <w:r w:rsidR="00412CF3">
        <w:rPr>
          <w:lang w:val="en-US"/>
        </w:rPr>
        <w:t>. The harmonization done in the</w:t>
      </w:r>
      <w:r w:rsidR="00B14648" w:rsidRPr="00B14648">
        <w:rPr>
          <w:lang w:val="en-US"/>
        </w:rPr>
        <w:t xml:space="preserve"> LIS dataset </w:t>
      </w:r>
      <w:r w:rsidR="00412CF3">
        <w:rPr>
          <w:lang w:val="en-US"/>
        </w:rPr>
        <w:t>provides the</w:t>
      </w:r>
      <w:r w:rsidR="00B14648" w:rsidRPr="00B14648">
        <w:rPr>
          <w:lang w:val="en-US"/>
        </w:rPr>
        <w:t xml:space="preserve"> longest time series on inequality for Switzerland</w:t>
      </w:r>
      <w:r w:rsidR="00412CF3">
        <w:rPr>
          <w:lang w:val="en-US"/>
        </w:rPr>
        <w:t xml:space="preserve">, but </w:t>
      </w:r>
      <w:r w:rsidR="00EB3A60">
        <w:rPr>
          <w:lang w:val="en-US"/>
        </w:rPr>
        <w:t>at the same time it</w:t>
      </w:r>
      <w:r w:rsidR="00412CF3">
        <w:rPr>
          <w:lang w:val="en-US"/>
        </w:rPr>
        <w:t xml:space="preserve"> is questionable if the measures </w:t>
      </w:r>
      <w:r w:rsidR="00A11B53">
        <w:rPr>
          <w:lang w:val="en-US"/>
        </w:rPr>
        <w:t>can</w:t>
      </w:r>
      <w:r w:rsidR="00412CF3">
        <w:rPr>
          <w:lang w:val="en-US"/>
        </w:rPr>
        <w:t xml:space="preserve"> be interpreted over time at all</w:t>
      </w:r>
      <w:r w:rsidR="00B14648" w:rsidRPr="00B14648">
        <w:rPr>
          <w:lang w:val="en-US"/>
        </w:rPr>
        <w:t>. Analyzing th</w:t>
      </w:r>
      <w:r w:rsidR="00104646">
        <w:rPr>
          <w:lang w:val="en-US"/>
        </w:rPr>
        <w:t>e</w:t>
      </w:r>
      <w:r w:rsidR="00B14648" w:rsidRPr="00B14648">
        <w:rPr>
          <w:lang w:val="en-US"/>
        </w:rPr>
        <w:t>s</w:t>
      </w:r>
      <w:r w:rsidR="00104646">
        <w:rPr>
          <w:lang w:val="en-US"/>
        </w:rPr>
        <w:t>e</w:t>
      </w:r>
      <w:r w:rsidR="00B14648" w:rsidRPr="00B14648">
        <w:rPr>
          <w:lang w:val="en-US"/>
        </w:rPr>
        <w:t xml:space="preserve"> data</w:t>
      </w:r>
      <w:r w:rsidR="00B5712F">
        <w:rPr>
          <w:lang w:val="en-US"/>
        </w:rPr>
        <w:t>,</w:t>
      </w:r>
      <w:r w:rsidR="00B14648" w:rsidRPr="00B14648">
        <w:rPr>
          <w:lang w:val="en-US"/>
        </w:rPr>
        <w:t xml:space="preserve"> </w:t>
      </w:r>
      <w:proofErr w:type="spellStart"/>
      <w:r w:rsidR="00B14648" w:rsidRPr="00B14648">
        <w:rPr>
          <w:lang w:val="en-US"/>
        </w:rPr>
        <w:t>Gornick</w:t>
      </w:r>
      <w:proofErr w:type="spellEnd"/>
      <w:r w:rsidR="00B14648" w:rsidRPr="00B14648">
        <w:rPr>
          <w:lang w:val="en-US"/>
        </w:rPr>
        <w:t xml:space="preserve"> and </w:t>
      </w:r>
      <w:proofErr w:type="spellStart"/>
      <w:r w:rsidR="00B14648" w:rsidRPr="00B14648">
        <w:rPr>
          <w:lang w:val="en-US"/>
        </w:rPr>
        <w:t>Jäntti</w:t>
      </w:r>
      <w:proofErr w:type="spellEnd"/>
      <w:r w:rsidR="00B14648" w:rsidRPr="00B14648">
        <w:rPr>
          <w:lang w:val="en-US"/>
        </w:rPr>
        <w:t xml:space="preserve"> (2</w:t>
      </w:r>
      <w:r w:rsidR="003B431B">
        <w:rPr>
          <w:lang w:val="en-US"/>
        </w:rPr>
        <w:t>013) found a quite substantial decrease</w:t>
      </w:r>
      <w:r w:rsidR="00B14648" w:rsidRPr="00B14648">
        <w:rPr>
          <w:lang w:val="en-US"/>
        </w:rPr>
        <w:t xml:space="preserve"> in income inequality</w:t>
      </w:r>
      <w:r w:rsidR="00104646" w:rsidRPr="00B14648">
        <w:rPr>
          <w:lang w:val="en-US"/>
        </w:rPr>
        <w:t xml:space="preserve"> for Switzerland</w:t>
      </w:r>
      <w:r w:rsidR="00B14648" w:rsidRPr="00B14648">
        <w:rPr>
          <w:lang w:val="en-US"/>
        </w:rPr>
        <w:t xml:space="preserve">, contradictory to the development in most other western countries. </w:t>
      </w:r>
      <w:r w:rsidR="00EB3A60">
        <w:rPr>
          <w:lang w:val="en-US"/>
        </w:rPr>
        <w:t xml:space="preserve">The time series we constructed from federal tax data </w:t>
      </w:r>
      <w:r w:rsidR="00D2525D">
        <w:rPr>
          <w:lang w:val="en-US"/>
        </w:rPr>
        <w:t xml:space="preserve">however </w:t>
      </w:r>
      <w:r w:rsidR="00EB3A60">
        <w:rPr>
          <w:lang w:val="en-US"/>
        </w:rPr>
        <w:t>covers a longer time period, suggest higher inequality in general an</w:t>
      </w:r>
      <w:r w:rsidR="00D2525D">
        <w:rPr>
          <w:lang w:val="en-US"/>
        </w:rPr>
        <w:t xml:space="preserve">d </w:t>
      </w:r>
      <w:r w:rsidR="00592381">
        <w:rPr>
          <w:lang w:val="en-US"/>
        </w:rPr>
        <w:t>in</w:t>
      </w:r>
      <w:r w:rsidR="00D2525D">
        <w:rPr>
          <w:lang w:val="en-US"/>
        </w:rPr>
        <w:t xml:space="preserve"> recent years</w:t>
      </w:r>
      <w:r w:rsidR="00EB3A60">
        <w:rPr>
          <w:lang w:val="en-US"/>
        </w:rPr>
        <w:t xml:space="preserve"> a slight increase. Questions arise: Why do the series differ and which one approximates truth best? </w:t>
      </w:r>
    </w:p>
    <w:p w14:paraId="5D0C7CF3" w14:textId="703DB6FD" w:rsidR="00B14648" w:rsidRPr="00B14648" w:rsidRDefault="001D4A7E" w:rsidP="00B14648">
      <w:pPr>
        <w:rPr>
          <w:lang w:val="en-US"/>
        </w:rPr>
      </w:pPr>
      <w:r>
        <w:rPr>
          <w:noProof/>
          <w:lang w:eastAsia="de-CH"/>
        </w:rPr>
        <w:lastRenderedPageBreak/>
        <w:drawing>
          <wp:inline distT="0" distB="0" distL="0" distR="0" wp14:anchorId="79CE0BCE" wp14:editId="5F6950F2">
            <wp:extent cx="5924550" cy="4048799"/>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33050" cy="4054608"/>
                    </a:xfrm>
                    <a:prstGeom prst="rect">
                      <a:avLst/>
                    </a:prstGeom>
                  </pic:spPr>
                </pic:pic>
              </a:graphicData>
            </a:graphic>
          </wp:inline>
        </w:drawing>
      </w:r>
      <w:r w:rsidRPr="001D4A7E">
        <w:rPr>
          <w:rStyle w:val="CommentReference"/>
          <w:lang w:val="en-US"/>
        </w:rPr>
        <w:t xml:space="preserve"> </w:t>
      </w:r>
    </w:p>
    <w:p w14:paraId="0E45DDA2" w14:textId="03E9DF42" w:rsidR="005E7BD6" w:rsidRPr="005E7BD6" w:rsidRDefault="00616B27" w:rsidP="00642836">
      <w:pPr>
        <w:rPr>
          <w:sz w:val="24"/>
          <w:szCs w:val="24"/>
          <w:lang w:val="en-US"/>
        </w:rPr>
      </w:pPr>
      <w:bookmarkStart w:id="102" w:name="_Ref406511415"/>
      <w:bookmarkStart w:id="103" w:name="_Ref406511458"/>
      <w:r w:rsidRPr="00616B27">
        <w:rPr>
          <w:sz w:val="24"/>
          <w:szCs w:val="24"/>
          <w:lang w:val="en-US"/>
        </w:rPr>
        <w:t xml:space="preserve">Figure </w:t>
      </w:r>
      <w:r w:rsidRPr="00616B27">
        <w:rPr>
          <w:sz w:val="24"/>
          <w:szCs w:val="24"/>
          <w:lang w:val="en-US"/>
        </w:rPr>
        <w:fldChar w:fldCharType="begin"/>
      </w:r>
      <w:r w:rsidRPr="00616B27">
        <w:rPr>
          <w:sz w:val="24"/>
          <w:szCs w:val="24"/>
          <w:lang w:val="en-US"/>
        </w:rPr>
        <w:instrText xml:space="preserve"> SEQ Figure \* ARABIC </w:instrText>
      </w:r>
      <w:r w:rsidRPr="00616B27">
        <w:rPr>
          <w:sz w:val="24"/>
          <w:szCs w:val="24"/>
          <w:lang w:val="en-US"/>
        </w:rPr>
        <w:fldChar w:fldCharType="separate"/>
      </w:r>
      <w:ins w:id="104" w:author="Hümbelin Oliver" w:date="2015-04-20T20:24:00Z">
        <w:r w:rsidR="00810253">
          <w:rPr>
            <w:noProof/>
            <w:sz w:val="24"/>
            <w:szCs w:val="24"/>
            <w:lang w:val="en-US"/>
          </w:rPr>
          <w:t>2</w:t>
        </w:r>
      </w:ins>
      <w:del w:id="105" w:author="Hümbelin Oliver" w:date="2015-04-20T20:19:00Z">
        <w:r w:rsidR="00D6131E" w:rsidDel="007C739D">
          <w:rPr>
            <w:noProof/>
            <w:sz w:val="24"/>
            <w:szCs w:val="24"/>
            <w:lang w:val="en-US"/>
          </w:rPr>
          <w:delText>2</w:delText>
        </w:r>
      </w:del>
      <w:r w:rsidRPr="00616B27">
        <w:rPr>
          <w:sz w:val="24"/>
          <w:szCs w:val="24"/>
          <w:lang w:val="en-US"/>
        </w:rPr>
        <w:fldChar w:fldCharType="end"/>
      </w:r>
      <w:bookmarkEnd w:id="102"/>
      <w:r>
        <w:rPr>
          <w:sz w:val="24"/>
          <w:szCs w:val="24"/>
          <w:lang w:val="en-US"/>
        </w:rPr>
        <w:t xml:space="preserve">: </w:t>
      </w:r>
      <w:r w:rsidR="009C0F72">
        <w:rPr>
          <w:sz w:val="24"/>
          <w:szCs w:val="24"/>
          <w:lang w:val="en-US"/>
        </w:rPr>
        <w:t>Income</w:t>
      </w:r>
      <w:r w:rsidR="00763E00">
        <w:rPr>
          <w:sz w:val="24"/>
          <w:szCs w:val="24"/>
          <w:lang w:val="en-US"/>
        </w:rPr>
        <w:t xml:space="preserve"> inequality</w:t>
      </w:r>
      <w:r w:rsidR="009C0F72">
        <w:rPr>
          <w:sz w:val="24"/>
          <w:szCs w:val="24"/>
          <w:lang w:val="en-US"/>
        </w:rPr>
        <w:t xml:space="preserve"> trends</w:t>
      </w:r>
      <w:r w:rsidR="00763E00">
        <w:rPr>
          <w:sz w:val="24"/>
          <w:szCs w:val="24"/>
          <w:lang w:val="en-US"/>
        </w:rPr>
        <w:t xml:space="preserve"> in Switzerland</w:t>
      </w:r>
      <w:r w:rsidR="005E7BD6">
        <w:rPr>
          <w:sz w:val="24"/>
          <w:szCs w:val="24"/>
          <w:lang w:val="en-US"/>
        </w:rPr>
        <w:br/>
      </w:r>
      <w:r w:rsidR="005E7BD6" w:rsidRPr="007A5603">
        <w:rPr>
          <w:i/>
          <w:lang w:val="en-US"/>
        </w:rPr>
        <w:t xml:space="preserve">Source: Luxembourg Income Study (LIS), Household </w:t>
      </w:r>
      <w:r w:rsidR="009C31C7" w:rsidRPr="007A5603">
        <w:rPr>
          <w:i/>
          <w:lang w:val="en-US"/>
        </w:rPr>
        <w:t>B</w:t>
      </w:r>
      <w:r w:rsidR="005E7BD6" w:rsidRPr="007A5603">
        <w:rPr>
          <w:i/>
          <w:lang w:val="en-US"/>
        </w:rPr>
        <w:t xml:space="preserve">udget Survey (HBS), European Union Statistics on Income and Living Conditions (EU.SILC), </w:t>
      </w:r>
      <w:bookmarkEnd w:id="103"/>
      <w:r w:rsidR="00EB3A60">
        <w:rPr>
          <w:i/>
          <w:lang w:val="en-US"/>
        </w:rPr>
        <w:t>Swiss Federal Tax Administration (FTA, own calculation)</w:t>
      </w:r>
    </w:p>
    <w:p w14:paraId="3E26A983" w14:textId="77777777" w:rsidR="00642836" w:rsidRDefault="00642836" w:rsidP="00B14648">
      <w:pPr>
        <w:rPr>
          <w:lang w:val="en-US"/>
        </w:rPr>
      </w:pPr>
    </w:p>
    <w:p w14:paraId="4FB5F9F2" w14:textId="247ED9B2" w:rsidR="00642836" w:rsidRDefault="00860C48" w:rsidP="00D6131E">
      <w:pPr>
        <w:jc w:val="both"/>
        <w:rPr>
          <w:lang w:val="en-US"/>
        </w:rPr>
      </w:pPr>
      <w:r>
        <w:rPr>
          <w:lang w:val="en-US"/>
        </w:rPr>
        <w:t xml:space="preserve">Differences </w:t>
      </w:r>
      <w:r w:rsidR="00AF000C">
        <w:rPr>
          <w:lang w:val="en-US"/>
        </w:rPr>
        <w:t>might</w:t>
      </w:r>
      <w:r w:rsidR="00AF000C" w:rsidRPr="00B14648">
        <w:rPr>
          <w:lang w:val="en-US"/>
        </w:rPr>
        <w:t xml:space="preserve"> </w:t>
      </w:r>
      <w:r w:rsidRPr="00B14648">
        <w:rPr>
          <w:lang w:val="en-US"/>
        </w:rPr>
        <w:t>be explained with factors</w:t>
      </w:r>
      <w:r w:rsidR="00126FF4">
        <w:rPr>
          <w:lang w:val="en-US"/>
        </w:rPr>
        <w:t xml:space="preserve"> introduced in</w:t>
      </w:r>
      <w:r>
        <w:rPr>
          <w:lang w:val="en-US"/>
        </w:rPr>
        <w:t xml:space="preserve"> section </w:t>
      </w:r>
      <w:r w:rsidR="003B431B">
        <w:rPr>
          <w:lang w:val="en-US"/>
        </w:rPr>
        <w:fldChar w:fldCharType="begin"/>
      </w:r>
      <w:r w:rsidR="003B431B">
        <w:rPr>
          <w:lang w:val="en-US"/>
        </w:rPr>
        <w:instrText xml:space="preserve"> REF _Ref399330537 \r \h </w:instrText>
      </w:r>
      <w:r w:rsidR="003B431B">
        <w:rPr>
          <w:lang w:val="en-US"/>
        </w:rPr>
      </w:r>
      <w:r w:rsidR="00D6131E">
        <w:rPr>
          <w:lang w:val="en-US"/>
        </w:rPr>
        <w:instrText xml:space="preserve"> \* MERGEFORMAT </w:instrText>
      </w:r>
      <w:r w:rsidR="003B431B">
        <w:rPr>
          <w:lang w:val="en-US"/>
        </w:rPr>
        <w:fldChar w:fldCharType="separate"/>
      </w:r>
      <w:r w:rsidR="00B748B5">
        <w:rPr>
          <w:lang w:val="en-US"/>
        </w:rPr>
        <w:t>2</w:t>
      </w:r>
      <w:r w:rsidR="003B431B">
        <w:rPr>
          <w:lang w:val="en-US"/>
        </w:rPr>
        <w:fldChar w:fldCharType="end"/>
      </w:r>
      <w:r>
        <w:rPr>
          <w:lang w:val="en-US"/>
        </w:rPr>
        <w:t xml:space="preserve"> and </w:t>
      </w:r>
      <w:r>
        <w:rPr>
          <w:lang w:val="en-US"/>
        </w:rPr>
        <w:fldChar w:fldCharType="begin"/>
      </w:r>
      <w:r>
        <w:rPr>
          <w:lang w:val="en-US"/>
        </w:rPr>
        <w:instrText xml:space="preserve"> REF _Ref399330540 \r \h </w:instrText>
      </w:r>
      <w:r>
        <w:rPr>
          <w:lang w:val="en-US"/>
        </w:rPr>
      </w:r>
      <w:r w:rsidR="00D6131E">
        <w:rPr>
          <w:lang w:val="en-US"/>
        </w:rPr>
        <w:instrText xml:space="preserve"> \* MERGEFORMAT </w:instrText>
      </w:r>
      <w:r>
        <w:rPr>
          <w:lang w:val="en-US"/>
        </w:rPr>
        <w:fldChar w:fldCharType="separate"/>
      </w:r>
      <w:r w:rsidR="00B748B5">
        <w:rPr>
          <w:lang w:val="en-US"/>
        </w:rPr>
        <w:t>3</w:t>
      </w:r>
      <w:r>
        <w:rPr>
          <w:lang w:val="en-US"/>
        </w:rPr>
        <w:fldChar w:fldCharType="end"/>
      </w:r>
      <w:r w:rsidR="00126FF4">
        <w:rPr>
          <w:lang w:val="en-US"/>
        </w:rPr>
        <w:t xml:space="preserve">. </w:t>
      </w:r>
      <w:r w:rsidR="000F66A6" w:rsidRPr="00B14648">
        <w:rPr>
          <w:lang w:val="en-US"/>
        </w:rPr>
        <w:t>First, coverage of</w:t>
      </w:r>
      <w:r w:rsidR="00D2525D">
        <w:rPr>
          <w:lang w:val="en-US"/>
        </w:rPr>
        <w:t xml:space="preserve"> low and</w:t>
      </w:r>
      <w:r w:rsidR="000F66A6" w:rsidRPr="00B14648">
        <w:rPr>
          <w:lang w:val="en-US"/>
        </w:rPr>
        <w:t xml:space="preserve"> top incomes </w:t>
      </w:r>
      <w:r w:rsidR="004F22D0">
        <w:rPr>
          <w:lang w:val="en-US"/>
        </w:rPr>
        <w:t>is</w:t>
      </w:r>
      <w:r w:rsidR="000F66A6" w:rsidRPr="00B14648">
        <w:rPr>
          <w:lang w:val="en-US"/>
        </w:rPr>
        <w:t xml:space="preserve"> </w:t>
      </w:r>
      <w:r w:rsidR="005C238B">
        <w:rPr>
          <w:lang w:val="en-US"/>
        </w:rPr>
        <w:t xml:space="preserve">assumed to be </w:t>
      </w:r>
      <w:r w:rsidR="000F66A6" w:rsidRPr="00B14648">
        <w:rPr>
          <w:lang w:val="en-US"/>
        </w:rPr>
        <w:t xml:space="preserve">better </w:t>
      </w:r>
      <w:r w:rsidR="005C238B">
        <w:rPr>
          <w:lang w:val="en-US"/>
        </w:rPr>
        <w:t>with</w:t>
      </w:r>
      <w:r w:rsidR="000F66A6" w:rsidRPr="00B14648">
        <w:rPr>
          <w:lang w:val="en-US"/>
        </w:rPr>
        <w:t xml:space="preserve">in tax data than </w:t>
      </w:r>
      <w:r w:rsidR="005C238B">
        <w:rPr>
          <w:lang w:val="en-US"/>
        </w:rPr>
        <w:t>with</w:t>
      </w:r>
      <w:r w:rsidR="000F66A6" w:rsidRPr="00B14648">
        <w:rPr>
          <w:lang w:val="en-US"/>
        </w:rPr>
        <w:t>in survey data (non-respon</w:t>
      </w:r>
      <w:r w:rsidR="005C238B">
        <w:rPr>
          <w:lang w:val="en-US"/>
        </w:rPr>
        <w:t>se</w:t>
      </w:r>
      <w:r w:rsidR="000F66A6" w:rsidRPr="00B14648">
        <w:rPr>
          <w:lang w:val="en-US"/>
        </w:rPr>
        <w:t xml:space="preserve"> bias)</w:t>
      </w:r>
      <w:r w:rsidR="00E00870">
        <w:rPr>
          <w:lang w:val="en-US"/>
        </w:rPr>
        <w:t>. If this is true, inequality assessed with survey is underestimated</w:t>
      </w:r>
      <w:r w:rsidR="00B15D86">
        <w:rPr>
          <w:lang w:val="en-US"/>
        </w:rPr>
        <w:t>.</w:t>
      </w:r>
      <w:r w:rsidR="004F22D0">
        <w:rPr>
          <w:lang w:val="en-US"/>
        </w:rPr>
        <w:t xml:space="preserve"> </w:t>
      </w:r>
      <w:r w:rsidR="00E00870">
        <w:rPr>
          <w:lang w:val="en-US"/>
        </w:rPr>
        <w:t xml:space="preserve">The </w:t>
      </w:r>
      <w:r w:rsidR="004F22D0">
        <w:rPr>
          <w:lang w:val="en-US"/>
        </w:rPr>
        <w:t>FTA series</w:t>
      </w:r>
      <w:r w:rsidR="00E00870">
        <w:rPr>
          <w:lang w:val="en-US"/>
        </w:rPr>
        <w:t>, however, is based only on taxed subjects.</w:t>
      </w:r>
      <w:r w:rsidR="00B15D86">
        <w:rPr>
          <w:lang w:val="en-US"/>
        </w:rPr>
        <w:t xml:space="preserve"> </w:t>
      </w:r>
      <w:r w:rsidR="00AF000C">
        <w:rPr>
          <w:lang w:val="en-US"/>
        </w:rPr>
        <w:t>Second</w:t>
      </w:r>
      <w:r w:rsidR="000F66A6" w:rsidRPr="00B14648">
        <w:rPr>
          <w:lang w:val="en-US"/>
        </w:rPr>
        <w:t>, different income concepts were used.</w:t>
      </w:r>
      <w:r w:rsidR="00126FF4">
        <w:rPr>
          <w:lang w:val="en-US"/>
        </w:rPr>
        <w:t xml:space="preserve"> </w:t>
      </w:r>
      <w:r w:rsidR="00AF000C">
        <w:rPr>
          <w:lang w:val="en-US"/>
        </w:rPr>
        <w:t>The tax data time series is based on</w:t>
      </w:r>
      <w:r w:rsidR="00126FF4">
        <w:rPr>
          <w:lang w:val="en-US"/>
        </w:rPr>
        <w:t xml:space="preserve"> taxable incomes while the surveys rely on disposable income</w:t>
      </w:r>
      <w:r w:rsidR="00D2525D">
        <w:rPr>
          <w:lang w:val="en-US"/>
        </w:rPr>
        <w:t xml:space="preserve"> and use an equivalence scale</w:t>
      </w:r>
      <w:r w:rsidR="00126FF4">
        <w:rPr>
          <w:lang w:val="en-US"/>
        </w:rPr>
        <w:t>.</w:t>
      </w:r>
      <w:r w:rsidR="000F66A6" w:rsidRPr="00B14648">
        <w:rPr>
          <w:lang w:val="en-US"/>
        </w:rPr>
        <w:t xml:space="preserve"> </w:t>
      </w:r>
      <w:r w:rsidR="000E061E">
        <w:rPr>
          <w:lang w:val="en-US"/>
        </w:rPr>
        <w:t>As</w:t>
      </w:r>
      <w:r w:rsidR="000F66A6" w:rsidRPr="00B14648">
        <w:rPr>
          <w:lang w:val="en-US"/>
        </w:rPr>
        <w:t xml:space="preserve"> </w:t>
      </w:r>
      <w:proofErr w:type="spellStart"/>
      <w:r w:rsidR="000F66A6" w:rsidRPr="00B14648">
        <w:rPr>
          <w:lang w:val="en-US"/>
        </w:rPr>
        <w:t>Modetta</w:t>
      </w:r>
      <w:proofErr w:type="spellEnd"/>
      <w:r w:rsidR="000F66A6" w:rsidRPr="00B14648">
        <w:rPr>
          <w:lang w:val="en-US"/>
        </w:rPr>
        <w:t xml:space="preserve"> and Müller (2012) </w:t>
      </w:r>
      <w:r w:rsidR="000E061E">
        <w:rPr>
          <w:lang w:val="en-US"/>
        </w:rPr>
        <w:t>have shown,</w:t>
      </w:r>
      <w:r w:rsidR="008E67B1">
        <w:rPr>
          <w:lang w:val="en-US"/>
        </w:rPr>
        <w:t xml:space="preserve"> the</w:t>
      </w:r>
      <w:r w:rsidR="000E061E">
        <w:rPr>
          <w:lang w:val="en-US"/>
        </w:rPr>
        <w:t xml:space="preserve"> </w:t>
      </w:r>
      <w:r w:rsidR="000F66A6" w:rsidRPr="00B14648">
        <w:rPr>
          <w:lang w:val="en-US"/>
        </w:rPr>
        <w:t xml:space="preserve">income distribution </w:t>
      </w:r>
      <w:r w:rsidR="008E67B1">
        <w:rPr>
          <w:lang w:val="en-US"/>
        </w:rPr>
        <w:t>is</w:t>
      </w:r>
      <w:r w:rsidR="006D4D67" w:rsidRPr="00B14648">
        <w:rPr>
          <w:lang w:val="en-US"/>
        </w:rPr>
        <w:t xml:space="preserve"> </w:t>
      </w:r>
      <w:r w:rsidR="000F66A6" w:rsidRPr="00B14648">
        <w:rPr>
          <w:lang w:val="en-US"/>
        </w:rPr>
        <w:t>strongly affected by governmental redistribution through social transfers and taxes, red</w:t>
      </w:r>
      <w:r w:rsidR="001119D4">
        <w:rPr>
          <w:lang w:val="en-US"/>
        </w:rPr>
        <w:t>ucing inequality substantially</w:t>
      </w:r>
      <w:r w:rsidR="000F66A6" w:rsidRPr="00B14648">
        <w:rPr>
          <w:lang w:val="en-US"/>
        </w:rPr>
        <w:t xml:space="preserve">. </w:t>
      </w:r>
      <w:r w:rsidR="00AF000C">
        <w:rPr>
          <w:lang w:val="en-US"/>
        </w:rPr>
        <w:t>Third</w:t>
      </w:r>
      <w:r w:rsidR="000F66A6" w:rsidRPr="00B14648">
        <w:rPr>
          <w:lang w:val="en-US"/>
        </w:rPr>
        <w:t>,</w:t>
      </w:r>
      <w:r w:rsidR="00FA3485">
        <w:rPr>
          <w:lang w:val="en-US"/>
        </w:rPr>
        <w:t xml:space="preserve"> the statistical units within tax</w:t>
      </w:r>
      <w:r w:rsidR="00FA3485" w:rsidRPr="00B14648">
        <w:rPr>
          <w:lang w:val="en-US"/>
        </w:rPr>
        <w:t xml:space="preserve"> data </w:t>
      </w:r>
      <w:r w:rsidR="00FA3485">
        <w:rPr>
          <w:lang w:val="en-US"/>
        </w:rPr>
        <w:t>are fiscal households and not real households, whi</w:t>
      </w:r>
      <w:r w:rsidR="004F22D0">
        <w:rPr>
          <w:lang w:val="en-US"/>
        </w:rPr>
        <w:t>ch again are the base of analyse</w:t>
      </w:r>
      <w:r w:rsidR="00FA3485">
        <w:rPr>
          <w:lang w:val="en-US"/>
        </w:rPr>
        <w:t>s for the survey studies.</w:t>
      </w:r>
      <w:r w:rsidR="00851D35">
        <w:rPr>
          <w:lang w:val="en-US"/>
        </w:rPr>
        <w:t xml:space="preserve"> With a trend to unmarried cohabitation this could lead to a bias within tax data.</w:t>
      </w:r>
      <w:r w:rsidR="004F22D0">
        <w:rPr>
          <w:lang w:val="en-US"/>
        </w:rPr>
        <w:t xml:space="preserve"> </w:t>
      </w:r>
      <w:r w:rsidR="00B15D86" w:rsidRPr="007648BB">
        <w:rPr>
          <w:bCs/>
          <w:lang w:val="en-US"/>
        </w:rPr>
        <w:t xml:space="preserve">To sum it up: using different data sources and different concepts can lead to substantially different results. Because misspecifications </w:t>
      </w:r>
      <w:r w:rsidR="00642836">
        <w:rPr>
          <w:bCs/>
          <w:lang w:val="en-US"/>
        </w:rPr>
        <w:t>overlap,</w:t>
      </w:r>
      <w:r w:rsidR="004F22D0">
        <w:rPr>
          <w:bCs/>
          <w:lang w:val="en-US"/>
        </w:rPr>
        <w:t xml:space="preserve"> it i</w:t>
      </w:r>
      <w:r w:rsidR="00B15D86" w:rsidRPr="007648BB">
        <w:rPr>
          <w:bCs/>
          <w:lang w:val="en-US"/>
        </w:rPr>
        <w:t>s hard to disenta</w:t>
      </w:r>
      <w:r w:rsidR="004E63B7" w:rsidRPr="007648BB">
        <w:rPr>
          <w:bCs/>
          <w:lang w:val="en-US"/>
        </w:rPr>
        <w:t xml:space="preserve">ngle </w:t>
      </w:r>
      <w:r w:rsidR="007648BB">
        <w:rPr>
          <w:bCs/>
          <w:lang w:val="en-US"/>
        </w:rPr>
        <w:t>the</w:t>
      </w:r>
      <w:r w:rsidR="007648BB" w:rsidRPr="007648BB">
        <w:rPr>
          <w:bCs/>
          <w:lang w:val="en-US"/>
        </w:rPr>
        <w:t xml:space="preserve"> </w:t>
      </w:r>
      <w:r w:rsidR="004F22D0">
        <w:rPr>
          <w:bCs/>
          <w:lang w:val="en-US"/>
        </w:rPr>
        <w:t xml:space="preserve">single </w:t>
      </w:r>
      <w:r w:rsidR="004E63B7" w:rsidRPr="007648BB">
        <w:rPr>
          <w:bCs/>
          <w:lang w:val="en-US"/>
        </w:rPr>
        <w:t>sources that lead potentially to a bias</w:t>
      </w:r>
      <w:r w:rsidR="00BA553E">
        <w:rPr>
          <w:bCs/>
          <w:lang w:val="en-US"/>
        </w:rPr>
        <w:t xml:space="preserve"> and </w:t>
      </w:r>
      <w:r w:rsidR="00642836">
        <w:rPr>
          <w:bCs/>
          <w:lang w:val="en-US"/>
        </w:rPr>
        <w:t>therefore</w:t>
      </w:r>
      <w:r w:rsidR="00BA553E">
        <w:rPr>
          <w:bCs/>
          <w:lang w:val="en-US"/>
        </w:rPr>
        <w:t xml:space="preserve"> </w:t>
      </w:r>
      <w:r w:rsidR="00266AE1">
        <w:rPr>
          <w:bCs/>
          <w:lang w:val="en-US"/>
        </w:rPr>
        <w:t xml:space="preserve">it is </w:t>
      </w:r>
      <w:r w:rsidR="00642836">
        <w:rPr>
          <w:bCs/>
          <w:lang w:val="en-US"/>
        </w:rPr>
        <w:t xml:space="preserve">hard to say, </w:t>
      </w:r>
      <w:r w:rsidR="00E00870">
        <w:rPr>
          <w:bCs/>
          <w:lang w:val="en-US"/>
        </w:rPr>
        <w:t>where truth is hidden</w:t>
      </w:r>
      <w:r w:rsidR="00642836">
        <w:rPr>
          <w:bCs/>
          <w:lang w:val="en-US"/>
        </w:rPr>
        <w:t>.</w:t>
      </w:r>
      <w:r w:rsidR="00642836">
        <w:rPr>
          <w:lang w:val="en-US"/>
        </w:rPr>
        <w:t xml:space="preserve"> </w:t>
      </w:r>
    </w:p>
    <w:p w14:paraId="1CA22850" w14:textId="77777777" w:rsidR="00D6131E" w:rsidRDefault="00D6131E" w:rsidP="00D6131E">
      <w:pPr>
        <w:jc w:val="both"/>
        <w:rPr>
          <w:lang w:val="en-US"/>
        </w:rPr>
      </w:pPr>
    </w:p>
    <w:p w14:paraId="074247D4" w14:textId="05A58752" w:rsidR="00196156" w:rsidRDefault="006943AC" w:rsidP="00D6131E">
      <w:pPr>
        <w:jc w:val="both"/>
        <w:rPr>
          <w:lang w:val="en-US"/>
        </w:rPr>
      </w:pPr>
      <w:r>
        <w:rPr>
          <w:lang w:val="en-US"/>
        </w:rPr>
        <w:t xml:space="preserve">In this section we </w:t>
      </w:r>
      <w:r w:rsidR="00BA553E">
        <w:rPr>
          <w:lang w:val="en-US"/>
        </w:rPr>
        <w:t xml:space="preserve">isolate all potential </w:t>
      </w:r>
      <w:r w:rsidR="00BA553E" w:rsidRPr="00BA553E">
        <w:rPr>
          <w:lang w:val="en-US"/>
        </w:rPr>
        <w:t>sources of error</w:t>
      </w:r>
      <w:r w:rsidR="00BA553E">
        <w:rPr>
          <w:lang w:val="en-US"/>
        </w:rPr>
        <w:t xml:space="preserve"> following the four</w:t>
      </w:r>
      <w:r w:rsidR="001F533F">
        <w:rPr>
          <w:lang w:val="en-US"/>
        </w:rPr>
        <w:t xml:space="preserve"> </w:t>
      </w:r>
      <w:r w:rsidR="00B35EEB">
        <w:rPr>
          <w:lang w:val="en-US"/>
        </w:rPr>
        <w:t>areas</w:t>
      </w:r>
      <w:r w:rsidR="00A04487">
        <w:rPr>
          <w:lang w:val="en-US"/>
        </w:rPr>
        <w:t xml:space="preserve"> </w:t>
      </w:r>
      <w:r w:rsidR="00A04487" w:rsidRPr="00154023">
        <w:rPr>
          <w:lang w:val="en-US"/>
        </w:rPr>
        <w:t>(</w:t>
      </w:r>
      <w:r w:rsidR="004E63B7">
        <w:rPr>
          <w:lang w:val="en-US"/>
        </w:rPr>
        <w:t>income concepts</w:t>
      </w:r>
      <w:r w:rsidR="00A04487" w:rsidRPr="00154023">
        <w:rPr>
          <w:lang w:val="en-US"/>
        </w:rPr>
        <w:t>,</w:t>
      </w:r>
      <w:r w:rsidR="003968F9">
        <w:rPr>
          <w:lang w:val="en-US"/>
        </w:rPr>
        <w:t xml:space="preserve"> </w:t>
      </w:r>
      <w:r w:rsidR="004E63B7">
        <w:rPr>
          <w:lang w:val="en-US"/>
        </w:rPr>
        <w:t>inequality measures</w:t>
      </w:r>
      <w:r w:rsidR="003968F9">
        <w:rPr>
          <w:lang w:val="en-US"/>
        </w:rPr>
        <w:t>,</w:t>
      </w:r>
      <w:r w:rsidR="00A04487">
        <w:rPr>
          <w:lang w:val="en-US"/>
        </w:rPr>
        <w:t xml:space="preserve"> statistical</w:t>
      </w:r>
      <w:r w:rsidR="001119D4">
        <w:rPr>
          <w:lang w:val="en-US"/>
        </w:rPr>
        <w:t xml:space="preserve"> units and </w:t>
      </w:r>
      <w:r w:rsidR="004E63B7">
        <w:rPr>
          <w:lang w:val="en-US"/>
        </w:rPr>
        <w:t>population coverage</w:t>
      </w:r>
      <w:r w:rsidR="00A04487" w:rsidRPr="00154023">
        <w:rPr>
          <w:lang w:val="en-US"/>
        </w:rPr>
        <w:t>)</w:t>
      </w:r>
      <w:r w:rsidR="001F533F">
        <w:rPr>
          <w:lang w:val="en-US"/>
        </w:rPr>
        <w:t>.</w:t>
      </w:r>
      <w:r w:rsidR="00B35EEB">
        <w:rPr>
          <w:lang w:val="en-US"/>
        </w:rPr>
        <w:t xml:space="preserve"> </w:t>
      </w:r>
      <w:proofErr w:type="gramStart"/>
      <w:r w:rsidR="006A2614">
        <w:rPr>
          <w:lang w:val="en-US"/>
        </w:rPr>
        <w:t>We</w:t>
      </w:r>
      <w:proofErr w:type="gramEnd"/>
      <w:r w:rsidR="00B35EEB">
        <w:rPr>
          <w:lang w:val="en-US"/>
        </w:rPr>
        <w:t xml:space="preserve"> discuss</w:t>
      </w:r>
      <w:r w:rsidR="00C92257">
        <w:rPr>
          <w:lang w:val="en-US"/>
        </w:rPr>
        <w:t xml:space="preserve"> </w:t>
      </w:r>
      <w:r w:rsidR="00EC1FA7">
        <w:rPr>
          <w:lang w:val="en-US"/>
        </w:rPr>
        <w:t>in what way</w:t>
      </w:r>
      <w:r w:rsidR="00C92257">
        <w:rPr>
          <w:lang w:val="en-US"/>
        </w:rPr>
        <w:t xml:space="preserve"> theoretical concepts</w:t>
      </w:r>
      <w:r w:rsidR="00E00870">
        <w:rPr>
          <w:lang w:val="en-US"/>
        </w:rPr>
        <w:t xml:space="preserve"> </w:t>
      </w:r>
      <w:r w:rsidR="00E00870">
        <w:rPr>
          <w:lang w:val="en-US"/>
        </w:rPr>
        <w:t xml:space="preserve">introduced in section </w:t>
      </w:r>
      <w:r w:rsidR="00E00870">
        <w:rPr>
          <w:lang w:val="en-US"/>
        </w:rPr>
        <w:fldChar w:fldCharType="begin"/>
      </w:r>
      <w:r w:rsidR="00E00870">
        <w:rPr>
          <w:lang w:val="en-US"/>
        </w:rPr>
        <w:instrText xml:space="preserve"> REF _Ref399330537 \r \h </w:instrText>
      </w:r>
      <w:r w:rsidR="00E00870">
        <w:rPr>
          <w:lang w:val="en-US"/>
        </w:rPr>
      </w:r>
      <w:r w:rsidR="00E00870">
        <w:rPr>
          <w:lang w:val="en-US"/>
        </w:rPr>
        <w:instrText xml:space="preserve"> \* MERGEFORMAT </w:instrText>
      </w:r>
      <w:r w:rsidR="00E00870">
        <w:rPr>
          <w:lang w:val="en-US"/>
        </w:rPr>
        <w:fldChar w:fldCharType="separate"/>
      </w:r>
      <w:r w:rsidR="00E00870">
        <w:rPr>
          <w:lang w:val="en-US"/>
        </w:rPr>
        <w:t>2</w:t>
      </w:r>
      <w:r w:rsidR="00E00870">
        <w:rPr>
          <w:lang w:val="en-US"/>
        </w:rPr>
        <w:fldChar w:fldCharType="end"/>
      </w:r>
      <w:r w:rsidR="00E00870">
        <w:rPr>
          <w:lang w:val="en-US"/>
        </w:rPr>
        <w:t xml:space="preserve"> </w:t>
      </w:r>
      <w:r w:rsidR="00C92257">
        <w:rPr>
          <w:lang w:val="en-US"/>
        </w:rPr>
        <w:t xml:space="preserve"> </w:t>
      </w:r>
      <w:r w:rsidR="003968F9">
        <w:rPr>
          <w:lang w:val="en-US"/>
        </w:rPr>
        <w:t xml:space="preserve">can be </w:t>
      </w:r>
      <w:r w:rsidR="006A2614">
        <w:rPr>
          <w:lang w:val="en-US"/>
        </w:rPr>
        <w:t>addressed</w:t>
      </w:r>
      <w:r w:rsidR="00C92257">
        <w:rPr>
          <w:lang w:val="en-US"/>
        </w:rPr>
        <w:t xml:space="preserve"> with tax data</w:t>
      </w:r>
      <w:r w:rsidR="00B35EEB">
        <w:rPr>
          <w:lang w:val="en-US"/>
        </w:rPr>
        <w:t xml:space="preserve"> </w:t>
      </w:r>
      <w:r w:rsidR="00851D35">
        <w:rPr>
          <w:lang w:val="en-US"/>
        </w:rPr>
        <w:t xml:space="preserve">in Switzerland </w:t>
      </w:r>
      <w:r w:rsidR="00DD3A93">
        <w:rPr>
          <w:lang w:val="en-US"/>
        </w:rPr>
        <w:t xml:space="preserve">and </w:t>
      </w:r>
      <w:r w:rsidR="00B35EEB">
        <w:rPr>
          <w:lang w:val="en-US"/>
        </w:rPr>
        <w:t xml:space="preserve">we </w:t>
      </w:r>
      <w:r w:rsidR="00C14148">
        <w:rPr>
          <w:lang w:val="en-US"/>
        </w:rPr>
        <w:t xml:space="preserve">quantify </w:t>
      </w:r>
      <w:r w:rsidR="00B35EEB">
        <w:rPr>
          <w:lang w:val="en-US"/>
        </w:rPr>
        <w:t>empirical</w:t>
      </w:r>
      <w:r w:rsidR="00C14148">
        <w:rPr>
          <w:lang w:val="en-US"/>
        </w:rPr>
        <w:t xml:space="preserve">ly, </w:t>
      </w:r>
      <w:r w:rsidR="00C1466B">
        <w:rPr>
          <w:lang w:val="en-US"/>
        </w:rPr>
        <w:t>direction and magnitude of several theoretical</w:t>
      </w:r>
      <w:r w:rsidR="008B2560">
        <w:rPr>
          <w:lang w:val="en-US"/>
        </w:rPr>
        <w:t xml:space="preserve"> </w:t>
      </w:r>
      <w:r w:rsidR="008C304E">
        <w:rPr>
          <w:lang w:val="en-US"/>
        </w:rPr>
        <w:t>misspecifications</w:t>
      </w:r>
      <w:r w:rsidR="00C14148">
        <w:rPr>
          <w:lang w:val="en-US"/>
        </w:rPr>
        <w:t>.</w:t>
      </w:r>
      <w:r w:rsidR="008B2560">
        <w:rPr>
          <w:lang w:val="en-US"/>
        </w:rPr>
        <w:t xml:space="preserve"> The following tests quantify the importance of several data specific features within the four areas introduced above. Exceptions are test (3) and (4), which we provide in addition to the data specific tests to show, how different statistical techniques can be applied to aggregated tax statistics and how varying measures change interpretations. </w:t>
      </w:r>
      <w:r w:rsidR="00C14148">
        <w:rPr>
          <w:lang w:val="en-US"/>
        </w:rPr>
        <w:t>The results</w:t>
      </w:r>
      <w:r w:rsidR="00266AE1">
        <w:rPr>
          <w:lang w:val="en-US"/>
        </w:rPr>
        <w:t xml:space="preserve"> of </w:t>
      </w:r>
      <w:r w:rsidR="00492093">
        <w:rPr>
          <w:lang w:val="en-US"/>
        </w:rPr>
        <w:t xml:space="preserve">the </w:t>
      </w:r>
      <w:r w:rsidR="00266AE1">
        <w:rPr>
          <w:lang w:val="en-US"/>
        </w:rPr>
        <w:t xml:space="preserve">formulated </w:t>
      </w:r>
      <w:r w:rsidR="00492093">
        <w:rPr>
          <w:lang w:val="en-US"/>
        </w:rPr>
        <w:t>questions</w:t>
      </w:r>
      <w:r w:rsidR="00266AE1">
        <w:rPr>
          <w:lang w:val="en-US"/>
        </w:rPr>
        <w:t xml:space="preserve"> below</w:t>
      </w:r>
      <w:r w:rsidR="00C14148">
        <w:rPr>
          <w:lang w:val="en-US"/>
        </w:rPr>
        <w:t xml:space="preserve"> </w:t>
      </w:r>
      <w:r w:rsidR="00642836">
        <w:rPr>
          <w:lang w:val="en-US"/>
        </w:rPr>
        <w:t xml:space="preserve">can </w:t>
      </w:r>
      <w:r w:rsidR="00C14148">
        <w:rPr>
          <w:lang w:val="en-US"/>
        </w:rPr>
        <w:t>serve as a guideline</w:t>
      </w:r>
      <w:r w:rsidR="00266AE1">
        <w:rPr>
          <w:lang w:val="en-US"/>
        </w:rPr>
        <w:t xml:space="preserve"> to identify</w:t>
      </w:r>
      <w:r w:rsidR="00126FF4">
        <w:rPr>
          <w:lang w:val="en-US"/>
        </w:rPr>
        <w:t xml:space="preserve"> issues </w:t>
      </w:r>
      <w:r w:rsidR="00266AE1">
        <w:rPr>
          <w:lang w:val="en-US"/>
        </w:rPr>
        <w:t xml:space="preserve">that </w:t>
      </w:r>
      <w:r w:rsidR="00126FF4">
        <w:rPr>
          <w:lang w:val="en-US"/>
        </w:rPr>
        <w:t xml:space="preserve">are relevant when working with tax data </w:t>
      </w:r>
      <w:r w:rsidR="00C14148">
        <w:rPr>
          <w:lang w:val="en-US"/>
        </w:rPr>
        <w:t>in general</w:t>
      </w:r>
      <w:r w:rsidR="00126FF4">
        <w:rPr>
          <w:lang w:val="en-US"/>
        </w:rPr>
        <w:t xml:space="preserve"> </w:t>
      </w:r>
      <w:r w:rsidR="000453A5">
        <w:rPr>
          <w:lang w:val="en-US"/>
        </w:rPr>
        <w:t xml:space="preserve">while at </w:t>
      </w:r>
      <w:r w:rsidR="00887475">
        <w:rPr>
          <w:lang w:val="en-US"/>
        </w:rPr>
        <w:t xml:space="preserve">the same time </w:t>
      </w:r>
      <w:r w:rsidR="00C14148">
        <w:rPr>
          <w:lang w:val="en-US"/>
        </w:rPr>
        <w:t>they</w:t>
      </w:r>
      <w:r w:rsidR="00126FF4">
        <w:rPr>
          <w:lang w:val="en-US"/>
        </w:rPr>
        <w:t xml:space="preserve"> </w:t>
      </w:r>
      <w:r w:rsidR="00887475">
        <w:rPr>
          <w:lang w:val="en-US"/>
        </w:rPr>
        <w:t>shed light on the</w:t>
      </w:r>
      <w:r w:rsidR="00126FF4">
        <w:rPr>
          <w:lang w:val="en-US"/>
        </w:rPr>
        <w:t xml:space="preserve"> con</w:t>
      </w:r>
      <w:r w:rsidR="00887475">
        <w:rPr>
          <w:lang w:val="en-US"/>
        </w:rPr>
        <w:t>trad</w:t>
      </w:r>
      <w:r w:rsidR="00126FF4">
        <w:rPr>
          <w:lang w:val="en-US"/>
        </w:rPr>
        <w:t xml:space="preserve">iction presented in </w:t>
      </w:r>
      <w:r w:rsidR="00C14148">
        <w:rPr>
          <w:lang w:val="en-US"/>
        </w:rPr>
        <w:t>figure 2</w:t>
      </w:r>
      <w:r w:rsidR="00126FF4">
        <w:rPr>
          <w:lang w:val="en-US"/>
        </w:rPr>
        <w:t xml:space="preserve">. </w:t>
      </w:r>
    </w:p>
    <w:p w14:paraId="029EC6A9" w14:textId="77777777" w:rsidR="002B69C3" w:rsidRDefault="002B69C3" w:rsidP="00FD406E">
      <w:pPr>
        <w:rPr>
          <w:lang w:val="en-US"/>
        </w:rPr>
      </w:pPr>
    </w:p>
    <w:p w14:paraId="494D3A3B" w14:textId="36A16EC7" w:rsidR="002B69C3" w:rsidRPr="00EB6859" w:rsidRDefault="002B69C3" w:rsidP="002B69C3">
      <w:pPr>
        <w:rPr>
          <w:i/>
          <w:lang w:val="en-US"/>
        </w:rPr>
      </w:pPr>
      <w:r w:rsidRPr="00EB6859">
        <w:rPr>
          <w:i/>
          <w:lang w:val="en-US"/>
        </w:rPr>
        <w:t>Income concepts</w:t>
      </w:r>
    </w:p>
    <w:p w14:paraId="355CD0C0" w14:textId="000E5FA2" w:rsidR="008B2560" w:rsidRDefault="008B2560" w:rsidP="00AD34A8">
      <w:pPr>
        <w:pStyle w:val="ListParagraph"/>
        <w:numPr>
          <w:ilvl w:val="0"/>
          <w:numId w:val="36"/>
        </w:numPr>
        <w:rPr>
          <w:lang w:val="en-US"/>
        </w:rPr>
      </w:pPr>
      <w:r>
        <w:rPr>
          <w:lang w:val="en-US"/>
        </w:rPr>
        <w:t>How do</w:t>
      </w:r>
      <w:r w:rsidRPr="008370AD">
        <w:rPr>
          <w:lang w:val="en-US"/>
        </w:rPr>
        <w:t xml:space="preserve"> tax data based income definitions alter inequality measurement?</w:t>
      </w:r>
      <w:r w:rsidRPr="008B2560">
        <w:rPr>
          <w:lang w:val="en-US"/>
        </w:rPr>
        <w:t xml:space="preserve"> </w:t>
      </w:r>
    </w:p>
    <w:p w14:paraId="3E2A8A31" w14:textId="7CF5E2E5" w:rsidR="002C16F4" w:rsidRPr="008B2560" w:rsidRDefault="002C16F4" w:rsidP="00AD34A8">
      <w:pPr>
        <w:pStyle w:val="ListParagraph"/>
        <w:numPr>
          <w:ilvl w:val="0"/>
          <w:numId w:val="36"/>
        </w:numPr>
        <w:rPr>
          <w:lang w:val="en-US"/>
        </w:rPr>
      </w:pPr>
      <w:r w:rsidRPr="008B2560">
        <w:rPr>
          <w:lang w:val="en-US"/>
        </w:rPr>
        <w:t>What is the impact of using an equivalence scale</w:t>
      </w:r>
      <w:r w:rsidR="008B2560">
        <w:rPr>
          <w:lang w:val="en-US"/>
        </w:rPr>
        <w:t xml:space="preserve"> derived from tax data</w:t>
      </w:r>
      <w:r w:rsidRPr="008B2560">
        <w:rPr>
          <w:lang w:val="en-US"/>
        </w:rPr>
        <w:t>?</w:t>
      </w:r>
    </w:p>
    <w:p w14:paraId="3CE74B74" w14:textId="77777777" w:rsidR="00492093" w:rsidRDefault="00492093" w:rsidP="00FD406E">
      <w:pPr>
        <w:rPr>
          <w:lang w:val="en-US"/>
        </w:rPr>
      </w:pPr>
    </w:p>
    <w:p w14:paraId="0F0C5E8C" w14:textId="10466747" w:rsidR="002B69C3" w:rsidRPr="00492093" w:rsidRDefault="00492093" w:rsidP="00FD406E">
      <w:pPr>
        <w:rPr>
          <w:i/>
          <w:lang w:val="en-US"/>
        </w:rPr>
      </w:pPr>
      <w:r>
        <w:rPr>
          <w:i/>
          <w:lang w:val="en-US"/>
        </w:rPr>
        <w:t>Inequality measures</w:t>
      </w:r>
    </w:p>
    <w:p w14:paraId="721E7D63" w14:textId="5F6071D6" w:rsidR="002C16F4" w:rsidRDefault="002C16F4" w:rsidP="00AD34A8">
      <w:pPr>
        <w:pStyle w:val="ListParagraph"/>
        <w:numPr>
          <w:ilvl w:val="0"/>
          <w:numId w:val="36"/>
        </w:numPr>
        <w:rPr>
          <w:lang w:val="en-US"/>
        </w:rPr>
      </w:pPr>
      <w:r>
        <w:rPr>
          <w:lang w:val="en-US"/>
        </w:rPr>
        <w:t xml:space="preserve">Do different measures (Gini, Theil, </w:t>
      </w:r>
      <w:proofErr w:type="gramStart"/>
      <w:r>
        <w:rPr>
          <w:lang w:val="en-US"/>
        </w:rPr>
        <w:t>Atkinson</w:t>
      </w:r>
      <w:proofErr w:type="gramEnd"/>
      <w:r>
        <w:rPr>
          <w:lang w:val="en-US"/>
        </w:rPr>
        <w:t>) report different trends?</w:t>
      </w:r>
    </w:p>
    <w:p w14:paraId="1D8FDF87" w14:textId="541A54B3" w:rsidR="002C16F4" w:rsidRPr="002C16F4" w:rsidRDefault="002C16F4" w:rsidP="00AD34A8">
      <w:pPr>
        <w:pStyle w:val="ListParagraph"/>
        <w:numPr>
          <w:ilvl w:val="0"/>
          <w:numId w:val="36"/>
        </w:numPr>
        <w:rPr>
          <w:lang w:val="en-US"/>
        </w:rPr>
      </w:pPr>
      <w:r>
        <w:rPr>
          <w:lang w:val="en-US"/>
        </w:rPr>
        <w:t>On top of population measures, what can we learn from comparing full income distributions?</w:t>
      </w:r>
    </w:p>
    <w:p w14:paraId="2703236A" w14:textId="77777777" w:rsidR="002C16F4" w:rsidRDefault="002C16F4" w:rsidP="00FD406E">
      <w:pPr>
        <w:rPr>
          <w:lang w:val="en-US"/>
        </w:rPr>
      </w:pPr>
    </w:p>
    <w:p w14:paraId="5F81C263" w14:textId="6A7785D6" w:rsidR="002B69C3" w:rsidRPr="00EB6859" w:rsidRDefault="002B69C3" w:rsidP="008E4484">
      <w:pPr>
        <w:jc w:val="both"/>
        <w:rPr>
          <w:i/>
          <w:lang w:val="en-US"/>
        </w:rPr>
      </w:pPr>
      <w:r w:rsidRPr="00EB6859">
        <w:rPr>
          <w:i/>
          <w:lang w:val="en-US"/>
        </w:rPr>
        <w:t>Statistical units</w:t>
      </w:r>
    </w:p>
    <w:p w14:paraId="53F00622" w14:textId="6B491DE5" w:rsidR="002C16F4" w:rsidRPr="002C16F4" w:rsidRDefault="002C16F4" w:rsidP="00AD34A8">
      <w:pPr>
        <w:pStyle w:val="ListParagraph"/>
        <w:numPr>
          <w:ilvl w:val="0"/>
          <w:numId w:val="36"/>
        </w:numPr>
        <w:rPr>
          <w:lang w:val="en-US"/>
        </w:rPr>
      </w:pPr>
      <w:r>
        <w:rPr>
          <w:lang w:val="en-US"/>
        </w:rPr>
        <w:t>How important is observing real households instead of tax units?</w:t>
      </w:r>
    </w:p>
    <w:p w14:paraId="37BECD64" w14:textId="77777777" w:rsidR="00266AE1" w:rsidRDefault="00266AE1" w:rsidP="00266AE1">
      <w:pPr>
        <w:pStyle w:val="ListParagraph"/>
        <w:ind w:left="360"/>
        <w:rPr>
          <w:lang w:val="en-US"/>
        </w:rPr>
      </w:pPr>
    </w:p>
    <w:p w14:paraId="4BF567E9" w14:textId="2DDA4B7F" w:rsidR="00266AE1" w:rsidRPr="00266AE1" w:rsidRDefault="002B69C3" w:rsidP="00266AE1">
      <w:pPr>
        <w:pStyle w:val="ListParagraph"/>
        <w:ind w:left="0"/>
        <w:rPr>
          <w:lang w:val="en-US"/>
        </w:rPr>
      </w:pPr>
      <w:r w:rsidRPr="00AD34A8">
        <w:rPr>
          <w:i/>
          <w:lang w:val="en-US"/>
        </w:rPr>
        <w:t>Population coverage</w:t>
      </w:r>
    </w:p>
    <w:p w14:paraId="68E9AAA8" w14:textId="181A81E2" w:rsidR="002C16F4" w:rsidRDefault="00B2591C" w:rsidP="00AD34A8">
      <w:pPr>
        <w:pStyle w:val="ListParagraph"/>
        <w:numPr>
          <w:ilvl w:val="0"/>
          <w:numId w:val="36"/>
        </w:numPr>
        <w:rPr>
          <w:lang w:val="en-US"/>
        </w:rPr>
      </w:pPr>
      <w:r>
        <w:rPr>
          <w:lang w:val="en-US"/>
        </w:rPr>
        <w:t xml:space="preserve">How do survey and tax data differ with regard to </w:t>
      </w:r>
      <w:r w:rsidR="008370AD">
        <w:rPr>
          <w:lang w:val="en-US"/>
        </w:rPr>
        <w:t xml:space="preserve">population </w:t>
      </w:r>
      <w:r>
        <w:rPr>
          <w:lang w:val="en-US"/>
        </w:rPr>
        <w:t>coverage?</w:t>
      </w:r>
    </w:p>
    <w:p w14:paraId="2D5561B5" w14:textId="07CF25D2" w:rsidR="00B2591C" w:rsidRDefault="00B2591C" w:rsidP="00AD34A8">
      <w:pPr>
        <w:pStyle w:val="ListParagraph"/>
        <w:numPr>
          <w:ilvl w:val="0"/>
          <w:numId w:val="36"/>
        </w:numPr>
        <w:rPr>
          <w:lang w:val="en-US"/>
        </w:rPr>
      </w:pPr>
      <w:r>
        <w:rPr>
          <w:lang w:val="en-US"/>
        </w:rPr>
        <w:t xml:space="preserve">Do we have to worry about so called “special </w:t>
      </w:r>
      <w:r w:rsidR="00EB6859">
        <w:rPr>
          <w:lang w:val="en-US"/>
        </w:rPr>
        <w:t xml:space="preserve">tax </w:t>
      </w:r>
      <w:r>
        <w:rPr>
          <w:lang w:val="en-US"/>
        </w:rPr>
        <w:t>cases”?</w:t>
      </w:r>
    </w:p>
    <w:p w14:paraId="33AB5E64" w14:textId="2EA669F6" w:rsidR="00B2591C" w:rsidRDefault="00B2591C" w:rsidP="00AD34A8">
      <w:pPr>
        <w:pStyle w:val="ListParagraph"/>
        <w:numPr>
          <w:ilvl w:val="0"/>
          <w:numId w:val="36"/>
        </w:numPr>
        <w:rPr>
          <w:lang w:val="en-US"/>
        </w:rPr>
      </w:pPr>
      <w:r>
        <w:rPr>
          <w:lang w:val="en-US"/>
        </w:rPr>
        <w:t>How large is the bias due to not observing non-taxed?</w:t>
      </w:r>
    </w:p>
    <w:p w14:paraId="43E2BA59" w14:textId="77777777" w:rsidR="00B2591C" w:rsidRDefault="00B2591C" w:rsidP="00B2591C">
      <w:pPr>
        <w:rPr>
          <w:lang w:val="en-US"/>
        </w:rPr>
      </w:pPr>
    </w:p>
    <w:p w14:paraId="68FA496F" w14:textId="30DE7024" w:rsidR="004E63B7" w:rsidRDefault="00B2591C" w:rsidP="00FD406E">
      <w:pPr>
        <w:rPr>
          <w:lang w:val="en-US"/>
        </w:rPr>
      </w:pPr>
      <w:r>
        <w:rPr>
          <w:lang w:val="en-US"/>
        </w:rPr>
        <w:t>In general w</w:t>
      </w:r>
      <w:r w:rsidR="00887475">
        <w:rPr>
          <w:lang w:val="en-US"/>
        </w:rPr>
        <w:t>e</w:t>
      </w:r>
      <w:r w:rsidR="00455473">
        <w:rPr>
          <w:lang w:val="en-US"/>
        </w:rPr>
        <w:t xml:space="preserve"> </w:t>
      </w:r>
      <w:r>
        <w:rPr>
          <w:lang w:val="en-US"/>
        </w:rPr>
        <w:t>base the analyses on</w:t>
      </w:r>
      <w:r w:rsidR="00D97551">
        <w:rPr>
          <w:lang w:val="en-US"/>
        </w:rPr>
        <w:t xml:space="preserve"> the</w:t>
      </w:r>
      <w:r>
        <w:rPr>
          <w:lang w:val="en-US"/>
        </w:rPr>
        <w:t xml:space="preserve"> </w:t>
      </w:r>
      <w:r w:rsidR="004E63B7">
        <w:rPr>
          <w:lang w:val="en-US"/>
        </w:rPr>
        <w:t xml:space="preserve">longest available </w:t>
      </w:r>
      <w:r w:rsidR="00455473">
        <w:rPr>
          <w:lang w:val="en-US"/>
        </w:rPr>
        <w:t>time series. Because</w:t>
      </w:r>
      <w:r w:rsidR="00B35EEB">
        <w:rPr>
          <w:lang w:val="en-US"/>
        </w:rPr>
        <w:t xml:space="preserve"> the availability of data or certain information can change over time, we are forced to restrict </w:t>
      </w:r>
      <w:r w:rsidR="00CC65B7">
        <w:rPr>
          <w:lang w:val="en-US"/>
        </w:rPr>
        <w:t>certain</w:t>
      </w:r>
      <w:r w:rsidR="00B35EEB">
        <w:rPr>
          <w:lang w:val="en-US"/>
        </w:rPr>
        <w:t xml:space="preserve"> analys</w:t>
      </w:r>
      <w:r>
        <w:rPr>
          <w:lang w:val="en-US"/>
        </w:rPr>
        <w:t>e</w:t>
      </w:r>
      <w:r w:rsidR="00B35EEB">
        <w:rPr>
          <w:lang w:val="en-US"/>
        </w:rPr>
        <w:t>s on specific time periods</w:t>
      </w:r>
      <w:r w:rsidR="00CC65B7">
        <w:rPr>
          <w:lang w:val="en-US"/>
        </w:rPr>
        <w:t xml:space="preserve"> </w:t>
      </w:r>
      <w:r w:rsidR="00AF47A8">
        <w:rPr>
          <w:lang w:val="en-US"/>
        </w:rPr>
        <w:t>and</w:t>
      </w:r>
      <w:r w:rsidR="001119D4">
        <w:rPr>
          <w:lang w:val="en-US"/>
        </w:rPr>
        <w:t>/or</w:t>
      </w:r>
      <w:r w:rsidR="00CC65B7">
        <w:rPr>
          <w:lang w:val="en-US"/>
        </w:rPr>
        <w:t xml:space="preserve"> to use different datasets.</w:t>
      </w:r>
      <w:r w:rsidR="00455473">
        <w:rPr>
          <w:lang w:val="en-US"/>
        </w:rPr>
        <w:t xml:space="preserve"> </w:t>
      </w:r>
      <w:r>
        <w:rPr>
          <w:lang w:val="en-US"/>
        </w:rPr>
        <w:t xml:space="preserve">Table 2 in the appendix gives more detailed and standardized information about </w:t>
      </w:r>
      <w:r w:rsidR="00FB5E6C">
        <w:rPr>
          <w:lang w:val="en-US"/>
        </w:rPr>
        <w:t xml:space="preserve">the </w:t>
      </w:r>
      <w:r>
        <w:rPr>
          <w:lang w:val="en-US"/>
        </w:rPr>
        <w:t>data source, population, time frame, income concept and method was used to conduct the analyses.</w:t>
      </w:r>
    </w:p>
    <w:p w14:paraId="2638EC91" w14:textId="1B5C62CE" w:rsidR="00C92257" w:rsidRPr="00E30513" w:rsidRDefault="00492093" w:rsidP="00FD406E">
      <w:pPr>
        <w:pStyle w:val="Heading2"/>
        <w:rPr>
          <w:lang w:val="en-US"/>
        </w:rPr>
      </w:pPr>
      <w:r>
        <w:rPr>
          <w:lang w:val="en-US"/>
        </w:rPr>
        <w:t>Data</w:t>
      </w:r>
      <w:r w:rsidR="003838D6">
        <w:rPr>
          <w:lang w:val="en-US"/>
        </w:rPr>
        <w:t xml:space="preserve"> and methods</w:t>
      </w:r>
      <w:r>
        <w:rPr>
          <w:lang w:val="en-US"/>
        </w:rPr>
        <w:t xml:space="preserve"> </w:t>
      </w:r>
    </w:p>
    <w:p w14:paraId="54206F27" w14:textId="0580B2F0" w:rsidR="00FD406E" w:rsidRDefault="00CC65B7" w:rsidP="00FD406E">
      <w:pPr>
        <w:rPr>
          <w:lang w:val="en-US"/>
        </w:rPr>
      </w:pPr>
      <w:r>
        <w:rPr>
          <w:lang w:val="en-US"/>
        </w:rPr>
        <w:t xml:space="preserve">Our main data </w:t>
      </w:r>
      <w:r w:rsidR="00455473">
        <w:rPr>
          <w:lang w:val="en-US"/>
        </w:rPr>
        <w:t>source is</w:t>
      </w:r>
      <w:r>
        <w:rPr>
          <w:lang w:val="en-US"/>
        </w:rPr>
        <w:t xml:space="preserve"> </w:t>
      </w:r>
      <w:r w:rsidR="00C715C7">
        <w:rPr>
          <w:lang w:val="en-US"/>
        </w:rPr>
        <w:t xml:space="preserve">income </w:t>
      </w:r>
      <w:r w:rsidR="006943AC">
        <w:rPr>
          <w:lang w:val="en-US"/>
        </w:rPr>
        <w:t>tax data</w:t>
      </w:r>
      <w:r w:rsidR="001F533F">
        <w:rPr>
          <w:lang w:val="en-US"/>
        </w:rPr>
        <w:t xml:space="preserve"> </w:t>
      </w:r>
      <w:r w:rsidR="006943AC">
        <w:rPr>
          <w:lang w:val="en-US"/>
        </w:rPr>
        <w:t>published by the Swiss Federal Tax Administration (FTA)</w:t>
      </w:r>
      <w:r w:rsidR="001F533F">
        <w:rPr>
          <w:lang w:val="en-US"/>
        </w:rPr>
        <w:t>.</w:t>
      </w:r>
      <w:r w:rsidR="006943AC">
        <w:rPr>
          <w:rStyle w:val="FootnoteReference"/>
          <w:lang w:val="en-US"/>
        </w:rPr>
        <w:footnoteReference w:id="3"/>
      </w:r>
      <w:r w:rsidR="001F533F">
        <w:rPr>
          <w:lang w:val="en-US"/>
        </w:rPr>
        <w:t xml:space="preserve"> </w:t>
      </w:r>
      <w:r w:rsidR="00FD406E" w:rsidRPr="00154023">
        <w:rPr>
          <w:lang w:val="en-US"/>
        </w:rPr>
        <w:t xml:space="preserve">Federal taxes are collected and documented by the FTA since 1915. The time frame we </w:t>
      </w:r>
      <w:r w:rsidR="00851D35">
        <w:rPr>
          <w:lang w:val="en-US"/>
        </w:rPr>
        <w:t>look at in this paper reaches from</w:t>
      </w:r>
      <w:r w:rsidR="00FD406E" w:rsidRPr="00154023">
        <w:rPr>
          <w:lang w:val="en-US"/>
        </w:rPr>
        <w:t xml:space="preserve"> 1945 to 201</w:t>
      </w:r>
      <w:r w:rsidR="00D46FED">
        <w:rPr>
          <w:lang w:val="en-US"/>
        </w:rPr>
        <w:t>1</w:t>
      </w:r>
      <w:r w:rsidR="00FD406E" w:rsidRPr="00154023">
        <w:rPr>
          <w:lang w:val="en-US"/>
        </w:rPr>
        <w:t xml:space="preserve"> including </w:t>
      </w:r>
      <w:r w:rsidR="00763E00">
        <w:rPr>
          <w:lang w:val="en-US"/>
        </w:rPr>
        <w:t>35</w:t>
      </w:r>
      <w:r w:rsidR="00FD406E" w:rsidRPr="00154023">
        <w:rPr>
          <w:lang w:val="en-US"/>
        </w:rPr>
        <w:t xml:space="preserve"> tax periods</w:t>
      </w:r>
      <w:r w:rsidR="00FD406E">
        <w:rPr>
          <w:lang w:val="en-US"/>
        </w:rPr>
        <w:t>.</w:t>
      </w:r>
      <w:r w:rsidR="00140195">
        <w:rPr>
          <w:rStyle w:val="FootnoteReference"/>
          <w:lang w:val="en-US"/>
        </w:rPr>
        <w:footnoteReference w:id="4"/>
      </w:r>
      <w:r w:rsidR="00FD406E">
        <w:rPr>
          <w:lang w:val="en-US"/>
        </w:rPr>
        <w:t xml:space="preserve"> </w:t>
      </w:r>
      <w:r w:rsidR="00FD406E" w:rsidRPr="00154023">
        <w:rPr>
          <w:lang w:val="en-US"/>
        </w:rPr>
        <w:t xml:space="preserve"> While the FTA provides data </w:t>
      </w:r>
      <w:r w:rsidR="00EF3D2B">
        <w:rPr>
          <w:lang w:val="en-US"/>
        </w:rPr>
        <w:t>electronically</w:t>
      </w:r>
      <w:r w:rsidR="00D46FED">
        <w:rPr>
          <w:lang w:val="en-US"/>
        </w:rPr>
        <w:t xml:space="preserve"> readable</w:t>
      </w:r>
      <w:r w:rsidR="00D46FED" w:rsidRPr="00154023">
        <w:rPr>
          <w:lang w:val="en-US"/>
        </w:rPr>
        <w:t xml:space="preserve"> </w:t>
      </w:r>
      <w:r w:rsidR="00EF3D2B">
        <w:rPr>
          <w:lang w:val="en-US"/>
        </w:rPr>
        <w:t>since</w:t>
      </w:r>
      <w:r w:rsidR="00FD406E" w:rsidRPr="00154023">
        <w:rPr>
          <w:lang w:val="en-US"/>
        </w:rPr>
        <w:t xml:space="preserve"> 1973</w:t>
      </w:r>
      <w:r w:rsidR="00EF3D2B">
        <w:rPr>
          <w:lang w:val="en-US"/>
        </w:rPr>
        <w:t>,</w:t>
      </w:r>
      <w:r w:rsidR="00FD406E" w:rsidRPr="00154023">
        <w:rPr>
          <w:lang w:val="en-US"/>
        </w:rPr>
        <w:t xml:space="preserve"> we collected earlier data by scanning hard copies</w:t>
      </w:r>
      <w:r w:rsidR="00054AC8">
        <w:rPr>
          <w:lang w:val="en-US"/>
        </w:rPr>
        <w:t>.</w:t>
      </w:r>
      <w:r w:rsidR="00D242C0">
        <w:rPr>
          <w:lang w:val="en-US"/>
        </w:rPr>
        <w:t xml:space="preserve"> </w:t>
      </w:r>
      <w:r w:rsidR="00FD406E">
        <w:rPr>
          <w:lang w:val="en-US"/>
        </w:rPr>
        <w:t>In general</w:t>
      </w:r>
      <w:r w:rsidR="00EF3D2B">
        <w:rPr>
          <w:lang w:val="en-US"/>
        </w:rPr>
        <w:t>,</w:t>
      </w:r>
      <w:r w:rsidR="00FD406E">
        <w:rPr>
          <w:lang w:val="en-US"/>
        </w:rPr>
        <w:t xml:space="preserve"> d</w:t>
      </w:r>
      <w:r w:rsidR="00FD406E" w:rsidRPr="00154023">
        <w:rPr>
          <w:lang w:val="en-US"/>
        </w:rPr>
        <w:t>ata is provided by the FTA in an aggregate form for privacy reasons, i.e. they are classified into numerous income brackets.</w:t>
      </w:r>
      <w:r>
        <w:rPr>
          <w:lang w:val="en-US"/>
        </w:rPr>
        <w:t xml:space="preserve"> Because th</w:t>
      </w:r>
      <w:r w:rsidR="00AF47A8">
        <w:rPr>
          <w:lang w:val="en-US"/>
        </w:rPr>
        <w:t>ese</w:t>
      </w:r>
      <w:r>
        <w:rPr>
          <w:lang w:val="en-US"/>
        </w:rPr>
        <w:t xml:space="preserve"> data not always </w:t>
      </w:r>
      <w:r w:rsidR="00CD4DFE">
        <w:rPr>
          <w:lang w:val="en-US"/>
        </w:rPr>
        <w:t xml:space="preserve">contain all desired </w:t>
      </w:r>
      <w:r w:rsidR="00AF47A8">
        <w:rPr>
          <w:lang w:val="en-US"/>
        </w:rPr>
        <w:t>information</w:t>
      </w:r>
      <w:r>
        <w:rPr>
          <w:lang w:val="en-US"/>
        </w:rPr>
        <w:t>, we</w:t>
      </w:r>
      <w:r w:rsidR="00FD406E" w:rsidRPr="00154023">
        <w:rPr>
          <w:lang w:val="en-US"/>
        </w:rPr>
        <w:t xml:space="preserve"> </w:t>
      </w:r>
      <w:r>
        <w:rPr>
          <w:lang w:val="en-US"/>
        </w:rPr>
        <w:t xml:space="preserve">use </w:t>
      </w:r>
      <w:r w:rsidR="005B4A5D">
        <w:rPr>
          <w:lang w:val="en-US"/>
        </w:rPr>
        <w:t xml:space="preserve">additional data sources (see column </w:t>
      </w:r>
      <w:r w:rsidR="005B4A5D">
        <w:rPr>
          <w:i/>
          <w:lang w:val="en-US"/>
        </w:rPr>
        <w:t xml:space="preserve">Data </w:t>
      </w:r>
      <w:r w:rsidR="005B4A5D">
        <w:rPr>
          <w:lang w:val="en-US"/>
        </w:rPr>
        <w:t xml:space="preserve">in </w:t>
      </w:r>
      <w:r w:rsidR="005B4A5D" w:rsidRPr="000572D1">
        <w:rPr>
          <w:lang w:val="en-US"/>
        </w:rPr>
        <w:fldChar w:fldCharType="begin"/>
      </w:r>
      <w:r w:rsidR="005B4A5D" w:rsidRPr="000572D1">
        <w:rPr>
          <w:lang w:val="en-US"/>
        </w:rPr>
        <w:instrText xml:space="preserve"> REF _Ref406507901 \h </w:instrText>
      </w:r>
      <w:r w:rsidR="005B4A5D">
        <w:rPr>
          <w:lang w:val="en-US"/>
        </w:rPr>
        <w:instrText xml:space="preserve"> \* MERGEFORMAT </w:instrText>
      </w:r>
      <w:r w:rsidR="005B4A5D" w:rsidRPr="000572D1">
        <w:rPr>
          <w:lang w:val="en-US"/>
        </w:rPr>
      </w:r>
      <w:r w:rsidR="005B4A5D" w:rsidRPr="000572D1">
        <w:rPr>
          <w:lang w:val="en-US"/>
        </w:rPr>
        <w:fldChar w:fldCharType="separate"/>
      </w:r>
      <w:r w:rsidR="00B748B5" w:rsidRPr="008E4484">
        <w:rPr>
          <w:lang w:val="en-US"/>
        </w:rPr>
        <w:t>Table 2</w:t>
      </w:r>
      <w:r w:rsidR="005B4A5D" w:rsidRPr="000572D1">
        <w:rPr>
          <w:lang w:val="en-US"/>
        </w:rPr>
        <w:fldChar w:fldCharType="end"/>
      </w:r>
      <w:r w:rsidR="005B4A5D">
        <w:rPr>
          <w:lang w:val="en-US"/>
        </w:rPr>
        <w:t xml:space="preserve">). This includes </w:t>
      </w:r>
      <w:r w:rsidR="00FD406E">
        <w:rPr>
          <w:lang w:val="en-US"/>
        </w:rPr>
        <w:t>FTA publishe</w:t>
      </w:r>
      <w:r w:rsidR="004957F7">
        <w:rPr>
          <w:lang w:val="en-US"/>
        </w:rPr>
        <w:t>d</w:t>
      </w:r>
      <w:r w:rsidR="00FD406E">
        <w:rPr>
          <w:lang w:val="en-US"/>
        </w:rPr>
        <w:t xml:space="preserve"> key figures based on the federal tax statistics.</w:t>
      </w:r>
      <w:r w:rsidR="00EF3D2B">
        <w:rPr>
          <w:rStyle w:val="FootnoteReference"/>
          <w:lang w:val="en-US"/>
        </w:rPr>
        <w:footnoteReference w:id="5"/>
      </w:r>
      <w:r w:rsidR="00FD406E">
        <w:rPr>
          <w:lang w:val="en-US"/>
        </w:rPr>
        <w:t xml:space="preserve"> </w:t>
      </w:r>
      <w:r w:rsidR="001119D4">
        <w:rPr>
          <w:lang w:val="en-US"/>
        </w:rPr>
        <w:t>These figures</w:t>
      </w:r>
      <w:r w:rsidR="00FD406E">
        <w:rPr>
          <w:lang w:val="en-US"/>
        </w:rPr>
        <w:t xml:space="preserve"> include Gini</w:t>
      </w:r>
      <w:r w:rsidR="00341DAB">
        <w:rPr>
          <w:lang w:val="en-US"/>
        </w:rPr>
        <w:t xml:space="preserve"> </w:t>
      </w:r>
      <w:r w:rsidR="00FD406E">
        <w:rPr>
          <w:lang w:val="en-US"/>
        </w:rPr>
        <w:t>coefficients an</w:t>
      </w:r>
      <w:r w:rsidR="001119D4">
        <w:rPr>
          <w:lang w:val="en-US"/>
        </w:rPr>
        <w:t>d percentiles ranging from 1973/</w:t>
      </w:r>
      <w:r w:rsidR="00FD406E">
        <w:rPr>
          <w:lang w:val="en-US"/>
        </w:rPr>
        <w:t>1974 to 201</w:t>
      </w:r>
      <w:r w:rsidR="004A6F24">
        <w:rPr>
          <w:lang w:val="en-US"/>
        </w:rPr>
        <w:t>1</w:t>
      </w:r>
      <w:r w:rsidR="00FD406E">
        <w:rPr>
          <w:lang w:val="en-US"/>
        </w:rPr>
        <w:t xml:space="preserve"> for individuals who had to </w:t>
      </w:r>
      <w:r w:rsidR="001119D4">
        <w:rPr>
          <w:lang w:val="en-US"/>
        </w:rPr>
        <w:t>pay federal taxes and from 1995/</w:t>
      </w:r>
      <w:r w:rsidR="00FD406E">
        <w:rPr>
          <w:lang w:val="en-US"/>
        </w:rPr>
        <w:t>1996 for all taxable individuals.</w:t>
      </w:r>
      <w:r w:rsidR="00CD4DFE">
        <w:rPr>
          <w:lang w:val="en-US"/>
        </w:rPr>
        <w:t xml:space="preserve"> </w:t>
      </w:r>
      <w:r w:rsidR="008E4484">
        <w:rPr>
          <w:lang w:val="en-US"/>
        </w:rPr>
        <w:t>Additionally</w:t>
      </w:r>
      <w:r w:rsidR="00B93C1F">
        <w:rPr>
          <w:lang w:val="en-US"/>
        </w:rPr>
        <w:t>,</w:t>
      </w:r>
      <w:r w:rsidR="008E4484">
        <w:rPr>
          <w:lang w:val="en-US"/>
        </w:rPr>
        <w:t xml:space="preserve"> we use micro tax data for tests that are not possible with FTA tax statistic, but nonetheless shall provide us information in regard to tax statistic in general.</w:t>
      </w:r>
      <w:r w:rsidR="00492093">
        <w:rPr>
          <w:lang w:val="en-US"/>
        </w:rPr>
        <w:t xml:space="preserve"> W</w:t>
      </w:r>
      <w:r w:rsidR="00CD4DFE">
        <w:rPr>
          <w:lang w:val="en-US"/>
        </w:rPr>
        <w:t xml:space="preserve">e </w:t>
      </w:r>
      <w:r w:rsidR="008E4484">
        <w:rPr>
          <w:lang w:val="en-US"/>
        </w:rPr>
        <w:t xml:space="preserve">are able to </w:t>
      </w:r>
      <w:r w:rsidR="00CD4DFE">
        <w:rPr>
          <w:lang w:val="en-US"/>
        </w:rPr>
        <w:t xml:space="preserve">use </w:t>
      </w:r>
      <w:r w:rsidR="005B4A5D">
        <w:rPr>
          <w:lang w:val="en-US"/>
        </w:rPr>
        <w:t>micro</w:t>
      </w:r>
      <w:r w:rsidR="00AF47A8">
        <w:rPr>
          <w:lang w:val="en-US"/>
        </w:rPr>
        <w:t xml:space="preserve"> </w:t>
      </w:r>
      <w:r w:rsidR="00CD4DFE">
        <w:rPr>
          <w:lang w:val="en-US"/>
        </w:rPr>
        <w:t>tax data from</w:t>
      </w:r>
      <w:r w:rsidR="008F5BBC">
        <w:rPr>
          <w:lang w:val="en-US"/>
        </w:rPr>
        <w:t xml:space="preserve"> the canton</w:t>
      </w:r>
      <w:r w:rsidR="00851D35">
        <w:rPr>
          <w:lang w:val="en-US"/>
        </w:rPr>
        <w:t xml:space="preserve"> Bern</w:t>
      </w:r>
      <w:r w:rsidR="00D97551">
        <w:rPr>
          <w:lang w:val="en-US"/>
        </w:rPr>
        <w:t xml:space="preserve">, the largest canton in Switzerland with </w:t>
      </w:r>
      <w:r w:rsidR="008E4484">
        <w:rPr>
          <w:lang w:val="en-US"/>
        </w:rPr>
        <w:t>fairly representative</w:t>
      </w:r>
      <w:r w:rsidR="00D97551">
        <w:rPr>
          <w:lang w:val="en-US"/>
        </w:rPr>
        <w:t xml:space="preserve"> mix of rural and urban parts. With the micro tax data </w:t>
      </w:r>
      <w:r w:rsidR="008E4484">
        <w:rPr>
          <w:lang w:val="en-US"/>
        </w:rPr>
        <w:t xml:space="preserve">from Bern </w:t>
      </w:r>
      <w:r w:rsidR="00492093">
        <w:rPr>
          <w:lang w:val="en-US"/>
        </w:rPr>
        <w:t>it is possible to</w:t>
      </w:r>
      <w:r w:rsidR="00D97551">
        <w:rPr>
          <w:lang w:val="en-US"/>
        </w:rPr>
        <w:t xml:space="preserve"> construct in</w:t>
      </w:r>
      <w:r w:rsidR="00492093">
        <w:rPr>
          <w:lang w:val="en-US"/>
        </w:rPr>
        <w:t xml:space="preserve">come concepts more flexible to answer question </w:t>
      </w:r>
      <w:r w:rsidR="00D97551">
        <w:rPr>
          <w:lang w:val="en-US"/>
        </w:rPr>
        <w:t xml:space="preserve">(1), additionally </w:t>
      </w:r>
      <w:r w:rsidR="00851D35">
        <w:rPr>
          <w:lang w:val="en-US"/>
        </w:rPr>
        <w:t>this</w:t>
      </w:r>
      <w:r w:rsidR="00CD4DFE">
        <w:rPr>
          <w:lang w:val="en-US"/>
        </w:rPr>
        <w:t xml:space="preserve"> data contain</w:t>
      </w:r>
      <w:r w:rsidR="00123364">
        <w:rPr>
          <w:lang w:val="en-US"/>
        </w:rPr>
        <w:t>s</w:t>
      </w:r>
      <w:r w:rsidR="00CD4DFE">
        <w:rPr>
          <w:lang w:val="en-US"/>
        </w:rPr>
        <w:t xml:space="preserve"> a</w:t>
      </w:r>
      <w:r w:rsidR="00AE077C">
        <w:rPr>
          <w:lang w:val="en-US"/>
        </w:rPr>
        <w:t xml:space="preserve"> unique</w:t>
      </w:r>
      <w:r w:rsidR="00CD4DFE">
        <w:rPr>
          <w:lang w:val="en-US"/>
        </w:rPr>
        <w:t xml:space="preserve"> register based household-ID, which allows us to address </w:t>
      </w:r>
      <w:r w:rsidR="00492093">
        <w:rPr>
          <w:lang w:val="en-US"/>
        </w:rPr>
        <w:t>question</w:t>
      </w:r>
      <w:r w:rsidR="00CD4DFE">
        <w:rPr>
          <w:lang w:val="en-US"/>
        </w:rPr>
        <w:t xml:space="preserve"> (</w:t>
      </w:r>
      <w:r w:rsidR="008F5BBC">
        <w:rPr>
          <w:lang w:val="en-US"/>
        </w:rPr>
        <w:t>5</w:t>
      </w:r>
      <w:r w:rsidR="00CD4DFE">
        <w:rPr>
          <w:lang w:val="en-US"/>
        </w:rPr>
        <w:t>) and (</w:t>
      </w:r>
      <w:r w:rsidR="008F5BBC">
        <w:rPr>
          <w:lang w:val="en-US"/>
        </w:rPr>
        <w:t>6</w:t>
      </w:r>
      <w:r w:rsidR="008E4484">
        <w:rPr>
          <w:lang w:val="en-US"/>
        </w:rPr>
        <w:t xml:space="preserve">). </w:t>
      </w:r>
      <w:r w:rsidR="00AF47A8">
        <w:rPr>
          <w:lang w:val="en-US"/>
        </w:rPr>
        <w:t xml:space="preserve">For </w:t>
      </w:r>
      <w:r w:rsidR="00492093">
        <w:rPr>
          <w:lang w:val="en-US"/>
        </w:rPr>
        <w:t>question</w:t>
      </w:r>
      <w:r w:rsidR="00AF47A8">
        <w:rPr>
          <w:lang w:val="en-US"/>
        </w:rPr>
        <w:t xml:space="preserve"> (</w:t>
      </w:r>
      <w:r w:rsidR="008F5BBC">
        <w:rPr>
          <w:lang w:val="en-US"/>
        </w:rPr>
        <w:t>6</w:t>
      </w:r>
      <w:r w:rsidR="00AF47A8">
        <w:rPr>
          <w:lang w:val="en-US"/>
        </w:rPr>
        <w:t xml:space="preserve">) we </w:t>
      </w:r>
      <w:r w:rsidR="00EC414A">
        <w:rPr>
          <w:lang w:val="en-US"/>
        </w:rPr>
        <w:t xml:space="preserve">furthermore </w:t>
      </w:r>
      <w:r w:rsidR="00AF47A8">
        <w:rPr>
          <w:lang w:val="en-US"/>
        </w:rPr>
        <w:t>use the Household and Consumption Survey (HBS)</w:t>
      </w:r>
      <w:r w:rsidR="004B7DF8">
        <w:rPr>
          <w:lang w:val="en-US"/>
        </w:rPr>
        <w:t>. This</w:t>
      </w:r>
      <w:r w:rsidR="00EC414A">
        <w:rPr>
          <w:lang w:val="en-US"/>
        </w:rPr>
        <w:t xml:space="preserve"> survey is </w:t>
      </w:r>
      <w:r w:rsidR="004B7DF8">
        <w:rPr>
          <w:lang w:val="en-US"/>
        </w:rPr>
        <w:t xml:space="preserve">commonly </w:t>
      </w:r>
      <w:r w:rsidR="00EC414A">
        <w:rPr>
          <w:lang w:val="en-US"/>
        </w:rPr>
        <w:t>used for distributional analysis by the federal statistical office in Switzerland</w:t>
      </w:r>
      <w:r w:rsidR="006E628C">
        <w:rPr>
          <w:lang w:val="en-US"/>
        </w:rPr>
        <w:t xml:space="preserve"> (ESTV 2014) and incomes are provided on a very detailed base, which enables us to make it comparable to incomes derived from tax statistics</w:t>
      </w:r>
      <w:r w:rsidR="00922B88">
        <w:rPr>
          <w:lang w:val="en-US"/>
        </w:rPr>
        <w:t>.</w:t>
      </w:r>
    </w:p>
    <w:p w14:paraId="6080DBA9" w14:textId="77777777" w:rsidR="00FB5E6C" w:rsidRDefault="00FB5E6C" w:rsidP="00FD406E">
      <w:pPr>
        <w:rPr>
          <w:lang w:val="en-US"/>
        </w:rPr>
      </w:pPr>
    </w:p>
    <w:p w14:paraId="1EDD9F9E" w14:textId="047C2E64" w:rsidR="00F06E77" w:rsidRDefault="00EA6430" w:rsidP="00FD406E">
      <w:pPr>
        <w:rPr>
          <w:lang w:val="en-US"/>
        </w:rPr>
      </w:pPr>
      <w:r>
        <w:rPr>
          <w:lang w:val="en-US"/>
        </w:rPr>
        <w:t xml:space="preserve">For the </w:t>
      </w:r>
      <w:r w:rsidR="00B2591C">
        <w:rPr>
          <w:lang w:val="en-US"/>
        </w:rPr>
        <w:t>analyses</w:t>
      </w:r>
      <w:r>
        <w:rPr>
          <w:lang w:val="en-US"/>
        </w:rPr>
        <w:t xml:space="preserve">, we </w:t>
      </w:r>
      <w:r w:rsidRPr="000C5A90">
        <w:rPr>
          <w:lang w:val="en-US"/>
        </w:rPr>
        <w:t xml:space="preserve">use </w:t>
      </w:r>
      <w:r>
        <w:rPr>
          <w:lang w:val="en-US"/>
        </w:rPr>
        <w:t>several</w:t>
      </w:r>
      <w:r w:rsidRPr="000C5A90">
        <w:rPr>
          <w:lang w:val="en-US"/>
        </w:rPr>
        <w:t xml:space="preserve"> </w:t>
      </w:r>
      <w:r>
        <w:rPr>
          <w:lang w:val="en-US"/>
        </w:rPr>
        <w:t xml:space="preserve">statistical </w:t>
      </w:r>
      <w:r w:rsidRPr="000C5A90">
        <w:rPr>
          <w:lang w:val="en-US"/>
        </w:rPr>
        <w:t>techniques</w:t>
      </w:r>
      <w:r>
        <w:rPr>
          <w:lang w:val="en-US"/>
        </w:rPr>
        <w:t xml:space="preserve"> (see column </w:t>
      </w:r>
      <w:r>
        <w:rPr>
          <w:i/>
          <w:lang w:val="en-US"/>
        </w:rPr>
        <w:t xml:space="preserve">Method </w:t>
      </w:r>
      <w:r>
        <w:rPr>
          <w:lang w:val="en-US"/>
        </w:rPr>
        <w:t xml:space="preserve">in </w:t>
      </w:r>
      <w:r w:rsidR="000572D1" w:rsidRPr="000572D1">
        <w:rPr>
          <w:lang w:val="en-US"/>
        </w:rPr>
        <w:fldChar w:fldCharType="begin"/>
      </w:r>
      <w:r w:rsidR="000572D1" w:rsidRPr="000572D1">
        <w:rPr>
          <w:lang w:val="en-US"/>
        </w:rPr>
        <w:instrText xml:space="preserve"> REF _Ref406507901 \h </w:instrText>
      </w:r>
      <w:r w:rsidR="000572D1">
        <w:rPr>
          <w:lang w:val="en-US"/>
        </w:rPr>
        <w:instrText xml:space="preserve"> \* MERGEFORMAT </w:instrText>
      </w:r>
      <w:r w:rsidR="000572D1" w:rsidRPr="000572D1">
        <w:rPr>
          <w:lang w:val="en-US"/>
        </w:rPr>
      </w:r>
      <w:r w:rsidR="000572D1" w:rsidRPr="000572D1">
        <w:rPr>
          <w:lang w:val="en-US"/>
        </w:rPr>
        <w:fldChar w:fldCharType="separate"/>
      </w:r>
      <w:r w:rsidR="00B748B5" w:rsidRPr="00D6131E">
        <w:rPr>
          <w:lang w:val="en-US"/>
        </w:rPr>
        <w:t>Table 2</w:t>
      </w:r>
      <w:r w:rsidR="000572D1" w:rsidRPr="000572D1">
        <w:rPr>
          <w:lang w:val="en-US"/>
        </w:rPr>
        <w:fldChar w:fldCharType="end"/>
      </w:r>
      <w:r>
        <w:rPr>
          <w:szCs w:val="19"/>
          <w:lang w:val="en-US"/>
        </w:rPr>
        <w:t>)</w:t>
      </w:r>
      <w:r w:rsidRPr="000C5A90">
        <w:rPr>
          <w:lang w:val="en-US"/>
        </w:rPr>
        <w:t>. To assess the development</w:t>
      </w:r>
      <w:r>
        <w:rPr>
          <w:lang w:val="en-US"/>
        </w:rPr>
        <w:t xml:space="preserve"> of inequality</w:t>
      </w:r>
      <w:r w:rsidRPr="000C5A90">
        <w:rPr>
          <w:lang w:val="en-US"/>
        </w:rPr>
        <w:t xml:space="preserve"> over time, we calculate Gini</w:t>
      </w:r>
      <w:r>
        <w:rPr>
          <w:lang w:val="en-US"/>
        </w:rPr>
        <w:t xml:space="preserve"> </w:t>
      </w:r>
      <w:r w:rsidRPr="000C5A90">
        <w:rPr>
          <w:lang w:val="en-US"/>
        </w:rPr>
        <w:t>coefficients</w:t>
      </w:r>
      <w:r>
        <w:rPr>
          <w:lang w:val="en-US"/>
        </w:rPr>
        <w:t xml:space="preserve"> </w:t>
      </w:r>
      <w:r w:rsidRPr="000C5A90">
        <w:rPr>
          <w:lang w:val="en-US"/>
        </w:rPr>
        <w:t>for all possible time points</w:t>
      </w:r>
      <w:r>
        <w:rPr>
          <w:lang w:val="en-US"/>
        </w:rPr>
        <w:t xml:space="preserve">. For test (3) we additionally calculate the Atkinson and Theil index. </w:t>
      </w:r>
      <w:r w:rsidR="00123364">
        <w:rPr>
          <w:lang w:val="en-US"/>
        </w:rPr>
        <w:t xml:space="preserve">Then we apply </w:t>
      </w:r>
      <w:r>
        <w:rPr>
          <w:lang w:val="en-US"/>
        </w:rPr>
        <w:t>relative d</w:t>
      </w:r>
      <w:r w:rsidR="00123364">
        <w:rPr>
          <w:lang w:val="en-US"/>
        </w:rPr>
        <w:t xml:space="preserve">istribution methods </w:t>
      </w:r>
      <w:r>
        <w:rPr>
          <w:lang w:val="en-US"/>
        </w:rPr>
        <w:t xml:space="preserve">where we think an in-depth distributional analysis provides a more insightful understanding of distributional differences than one population measures. </w:t>
      </w:r>
    </w:p>
    <w:p w14:paraId="3E234B7C" w14:textId="2EEE6E0C" w:rsidR="00154023" w:rsidRDefault="002B69C3" w:rsidP="00154023">
      <w:pPr>
        <w:pStyle w:val="Heading2"/>
        <w:rPr>
          <w:lang w:val="en-US"/>
        </w:rPr>
      </w:pPr>
      <w:r>
        <w:rPr>
          <w:lang w:val="en-US"/>
        </w:rPr>
        <w:lastRenderedPageBreak/>
        <w:t>Income concepts</w:t>
      </w:r>
    </w:p>
    <w:p w14:paraId="6B13BC32" w14:textId="6FAE28BD" w:rsidR="00154023" w:rsidRDefault="00154023" w:rsidP="00154023">
      <w:pPr>
        <w:rPr>
          <w:lang w:val="en-US"/>
        </w:rPr>
      </w:pPr>
      <w:r w:rsidRPr="00154023">
        <w:rPr>
          <w:lang w:val="en-US"/>
        </w:rPr>
        <w:t>A</w:t>
      </w:r>
      <w:r w:rsidR="0088351B">
        <w:rPr>
          <w:lang w:val="en-US"/>
        </w:rPr>
        <w:t xml:space="preserve">s described in section </w:t>
      </w:r>
      <w:r w:rsidR="00492093">
        <w:rPr>
          <w:lang w:val="en-US"/>
        </w:rPr>
        <w:fldChar w:fldCharType="begin"/>
      </w:r>
      <w:r w:rsidR="00492093">
        <w:rPr>
          <w:lang w:val="en-US"/>
        </w:rPr>
        <w:instrText xml:space="preserve"> REF _Ref416972775 \r \h </w:instrText>
      </w:r>
      <w:r w:rsidR="00492093">
        <w:rPr>
          <w:lang w:val="en-US"/>
        </w:rPr>
      </w:r>
      <w:r w:rsidR="00492093">
        <w:rPr>
          <w:lang w:val="en-US"/>
        </w:rPr>
        <w:fldChar w:fldCharType="separate"/>
      </w:r>
      <w:r w:rsidR="00492093">
        <w:rPr>
          <w:lang w:val="en-US"/>
        </w:rPr>
        <w:t>2.1</w:t>
      </w:r>
      <w:r w:rsidR="00492093">
        <w:rPr>
          <w:lang w:val="en-US"/>
        </w:rPr>
        <w:fldChar w:fldCharType="end"/>
      </w:r>
      <w:r w:rsidRPr="00154023">
        <w:rPr>
          <w:lang w:val="en-US"/>
        </w:rPr>
        <w:t xml:space="preserve">, </w:t>
      </w:r>
      <w:r w:rsidR="002B218F">
        <w:rPr>
          <w:lang w:val="en-US"/>
        </w:rPr>
        <w:t xml:space="preserve">an analysis of inequalities in incomes should </w:t>
      </w:r>
      <w:r w:rsidRPr="00154023">
        <w:rPr>
          <w:lang w:val="en-US"/>
        </w:rPr>
        <w:t xml:space="preserve">look at </w:t>
      </w:r>
      <w:r w:rsidR="00384FDE">
        <w:rPr>
          <w:lang w:val="en-US"/>
        </w:rPr>
        <w:t xml:space="preserve">the three factors </w:t>
      </w:r>
      <w:r w:rsidRPr="00154023">
        <w:rPr>
          <w:lang w:val="en-US"/>
        </w:rPr>
        <w:t>income, wealth</w:t>
      </w:r>
      <w:r w:rsidR="00A04487">
        <w:rPr>
          <w:lang w:val="en-US"/>
        </w:rPr>
        <w:t xml:space="preserve"> and consumption simultaneously</w:t>
      </w:r>
      <w:r w:rsidR="003E642F">
        <w:rPr>
          <w:lang w:val="en-US"/>
        </w:rPr>
        <w:t>.</w:t>
      </w:r>
      <w:r w:rsidRPr="00154023">
        <w:rPr>
          <w:lang w:val="en-US"/>
        </w:rPr>
        <w:t xml:space="preserve"> But </w:t>
      </w:r>
      <w:r w:rsidR="0088351B">
        <w:rPr>
          <w:lang w:val="en-US"/>
        </w:rPr>
        <w:t xml:space="preserve">the </w:t>
      </w:r>
      <w:r w:rsidR="00341DAB">
        <w:rPr>
          <w:lang w:val="en-US"/>
        </w:rPr>
        <w:t xml:space="preserve">OECD </w:t>
      </w:r>
      <w:r w:rsidR="0088351B">
        <w:rPr>
          <w:lang w:val="en-US"/>
        </w:rPr>
        <w:t>(2013:13) also states</w:t>
      </w:r>
      <w:r w:rsidRPr="00154023">
        <w:rPr>
          <w:lang w:val="en-US"/>
        </w:rPr>
        <w:t>:”</w:t>
      </w:r>
      <w:r w:rsidR="000572D1">
        <w:rPr>
          <w:lang w:val="en-US"/>
        </w:rPr>
        <w:t xml:space="preserve"> </w:t>
      </w:r>
      <w:r w:rsidRPr="00154023">
        <w:rPr>
          <w:lang w:val="en-US"/>
        </w:rPr>
        <w:t>[...] integrated analysis at the household level has significant data requirements that go beyond the measurement efforts currently undertaken in most countries.</w:t>
      </w:r>
      <w:r w:rsidR="002B218F">
        <w:rPr>
          <w:lang w:val="en-US"/>
        </w:rPr>
        <w:t>”</w:t>
      </w:r>
      <w:r w:rsidRPr="00154023">
        <w:rPr>
          <w:lang w:val="en-US"/>
        </w:rPr>
        <w:t xml:space="preserve"> This last statement holds for Switzerland too, although the HBS study is strongly influenced by the recommendations of the Canberra group handbook (United Nations, 2011), which </w:t>
      </w:r>
      <w:r w:rsidR="00DB1603">
        <w:rPr>
          <w:lang w:val="en-US"/>
        </w:rPr>
        <w:t xml:space="preserve">in turn is </w:t>
      </w:r>
      <w:r w:rsidRPr="00154023">
        <w:rPr>
          <w:lang w:val="en-US"/>
        </w:rPr>
        <w:t>part of the ICW framework</w:t>
      </w:r>
      <w:r w:rsidR="00A04487">
        <w:rPr>
          <w:lang w:val="en-US"/>
        </w:rPr>
        <w:t xml:space="preserve"> of the </w:t>
      </w:r>
      <w:r w:rsidR="00E43303">
        <w:rPr>
          <w:lang w:val="en-US"/>
        </w:rPr>
        <w:t>OECD</w:t>
      </w:r>
      <w:r w:rsidRPr="00154023">
        <w:rPr>
          <w:lang w:val="en-US"/>
        </w:rPr>
        <w:t xml:space="preserve">. </w:t>
      </w:r>
      <w:r w:rsidR="008004AC">
        <w:rPr>
          <w:lang w:val="en-US"/>
        </w:rPr>
        <w:t xml:space="preserve">Although </w:t>
      </w:r>
      <w:r w:rsidR="008E67B1">
        <w:rPr>
          <w:lang w:val="en-US"/>
        </w:rPr>
        <w:t>the</w:t>
      </w:r>
      <w:r w:rsidRPr="00154023">
        <w:rPr>
          <w:lang w:val="en-US"/>
        </w:rPr>
        <w:t xml:space="preserve"> FTA publishes </w:t>
      </w:r>
      <w:r w:rsidR="00123364">
        <w:rPr>
          <w:lang w:val="en-US"/>
        </w:rPr>
        <w:t xml:space="preserve">statistics on income, </w:t>
      </w:r>
      <w:r w:rsidRPr="00154023">
        <w:rPr>
          <w:lang w:val="en-US"/>
        </w:rPr>
        <w:t>wealth</w:t>
      </w:r>
      <w:r w:rsidR="00123364">
        <w:rPr>
          <w:lang w:val="en-US"/>
        </w:rPr>
        <w:t xml:space="preserve"> and federal taxes</w:t>
      </w:r>
      <w:r w:rsidR="008004AC">
        <w:rPr>
          <w:lang w:val="en-US"/>
        </w:rPr>
        <w:t xml:space="preserve">, </w:t>
      </w:r>
      <w:r w:rsidRPr="00154023">
        <w:rPr>
          <w:lang w:val="en-US"/>
        </w:rPr>
        <w:t xml:space="preserve">it is not possible to analyze the joint distribution on the </w:t>
      </w:r>
      <w:r w:rsidR="00123364">
        <w:rPr>
          <w:lang w:val="en-US"/>
        </w:rPr>
        <w:t>micro</w:t>
      </w:r>
      <w:r w:rsidRPr="00154023">
        <w:rPr>
          <w:lang w:val="en-US"/>
        </w:rPr>
        <w:t xml:space="preserve"> level. </w:t>
      </w:r>
      <w:r w:rsidR="00097EC8">
        <w:rPr>
          <w:lang w:val="en-US"/>
        </w:rPr>
        <w:t>In addition,</w:t>
      </w:r>
      <w:r w:rsidR="00097EC8" w:rsidRPr="00154023">
        <w:rPr>
          <w:lang w:val="en-US"/>
        </w:rPr>
        <w:t xml:space="preserve"> </w:t>
      </w:r>
      <w:r w:rsidRPr="00154023">
        <w:rPr>
          <w:lang w:val="en-US"/>
        </w:rPr>
        <w:t xml:space="preserve">measures </w:t>
      </w:r>
      <w:r w:rsidR="009E3507">
        <w:rPr>
          <w:lang w:val="en-US"/>
        </w:rPr>
        <w:t>on</w:t>
      </w:r>
      <w:r w:rsidRPr="00154023">
        <w:rPr>
          <w:lang w:val="en-US"/>
        </w:rPr>
        <w:t xml:space="preserve"> consumption are missing in tax data</w:t>
      </w:r>
      <w:r w:rsidR="009E3507">
        <w:rPr>
          <w:lang w:val="en-US"/>
        </w:rPr>
        <w:t>.</w:t>
      </w:r>
      <w:r w:rsidR="004B7DF8">
        <w:rPr>
          <w:lang w:val="en-US"/>
        </w:rPr>
        <w:t xml:space="preserve"> More flexibility is gained with </w:t>
      </w:r>
      <w:r w:rsidR="00BD20DB">
        <w:rPr>
          <w:lang w:val="en-US"/>
        </w:rPr>
        <w:t xml:space="preserve">cantonal </w:t>
      </w:r>
      <w:r w:rsidR="004B7DF8">
        <w:rPr>
          <w:lang w:val="en-US"/>
        </w:rPr>
        <w:t>micro tax data. This data contains information on income, wealth and all</w:t>
      </w:r>
      <w:r w:rsidR="00BD20DB">
        <w:rPr>
          <w:lang w:val="en-US"/>
        </w:rPr>
        <w:t xml:space="preserve"> direct</w:t>
      </w:r>
      <w:r w:rsidR="004B7DF8">
        <w:rPr>
          <w:lang w:val="en-US"/>
        </w:rPr>
        <w:t xml:space="preserve"> taxes</w:t>
      </w:r>
      <w:r w:rsidR="00BD20DB">
        <w:rPr>
          <w:lang w:val="en-US"/>
        </w:rPr>
        <w:t>.</w:t>
      </w:r>
      <w:r w:rsidR="00492093">
        <w:rPr>
          <w:lang w:val="en-US"/>
        </w:rPr>
        <w:t xml:space="preserve"> It is therefore possible to</w:t>
      </w:r>
      <w:r w:rsidR="00BA553E">
        <w:rPr>
          <w:lang w:val="en-US"/>
        </w:rPr>
        <w:t xml:space="preserve"> </w:t>
      </w:r>
      <w:r w:rsidR="00C81B23">
        <w:rPr>
          <w:lang w:val="en-US"/>
        </w:rPr>
        <w:t>analyze</w:t>
      </w:r>
      <w:r w:rsidR="00AD73C6">
        <w:rPr>
          <w:lang w:val="en-US"/>
        </w:rPr>
        <w:t xml:space="preserve"> how the assessment of income inequality is affected by </w:t>
      </w:r>
      <w:r w:rsidR="004957F7">
        <w:rPr>
          <w:lang w:val="en-US"/>
        </w:rPr>
        <w:t xml:space="preserve">using </w:t>
      </w:r>
      <w:r w:rsidR="00AD73C6">
        <w:rPr>
          <w:lang w:val="en-US"/>
        </w:rPr>
        <w:t xml:space="preserve">different income definitions </w:t>
      </w:r>
      <w:r w:rsidR="004957F7">
        <w:rPr>
          <w:lang w:val="en-US"/>
        </w:rPr>
        <w:t xml:space="preserve">that are present within </w:t>
      </w:r>
      <w:r w:rsidR="00630CC8">
        <w:rPr>
          <w:lang w:val="en-US"/>
        </w:rPr>
        <w:t xml:space="preserve">the </w:t>
      </w:r>
      <w:r w:rsidR="00492093">
        <w:rPr>
          <w:lang w:val="en-US"/>
        </w:rPr>
        <w:t>tax data</w:t>
      </w:r>
      <w:r w:rsidR="0040723B">
        <w:rPr>
          <w:lang w:val="en-US"/>
        </w:rPr>
        <w:t xml:space="preserve">. </w:t>
      </w:r>
      <w:r w:rsidR="0040723B">
        <w:rPr>
          <w:lang w:val="en-US"/>
        </w:rPr>
        <w:t xml:space="preserve">Then </w:t>
      </w:r>
      <w:r w:rsidR="004957F7">
        <w:rPr>
          <w:lang w:val="en-US"/>
        </w:rPr>
        <w:t xml:space="preserve">we </w:t>
      </w:r>
      <w:r w:rsidR="004F0BEB">
        <w:rPr>
          <w:lang w:val="en-US"/>
        </w:rPr>
        <w:t xml:space="preserve">evaluate the impact of using </w:t>
      </w:r>
      <w:r w:rsidR="00123364">
        <w:rPr>
          <w:lang w:val="en-US"/>
        </w:rPr>
        <w:t xml:space="preserve">an </w:t>
      </w:r>
      <w:r w:rsidR="004F0BEB">
        <w:rPr>
          <w:lang w:val="en-US"/>
        </w:rPr>
        <w:t>equ</w:t>
      </w:r>
      <w:r w:rsidR="00123364">
        <w:rPr>
          <w:lang w:val="en-US"/>
        </w:rPr>
        <w:t>ivalence scale</w:t>
      </w:r>
      <w:r w:rsidR="00733867">
        <w:rPr>
          <w:lang w:val="en-US"/>
        </w:rPr>
        <w:t xml:space="preserve"> </w:t>
      </w:r>
      <w:r w:rsidR="00123364">
        <w:rPr>
          <w:lang w:val="en-US"/>
        </w:rPr>
        <w:t>tailored to tax data</w:t>
      </w:r>
      <w:r w:rsidR="003E642F">
        <w:rPr>
          <w:lang w:val="en-US"/>
        </w:rPr>
        <w:t xml:space="preserve"> </w:t>
      </w:r>
      <w:r w:rsidR="00AD73C6">
        <w:rPr>
          <w:lang w:val="en-US"/>
        </w:rPr>
        <w:t>(</w:t>
      </w:r>
      <w:r w:rsidR="00AD73C6">
        <w:rPr>
          <w:lang w:val="en-US"/>
        </w:rPr>
        <w:fldChar w:fldCharType="begin"/>
      </w:r>
      <w:r w:rsidR="00AD73C6">
        <w:rPr>
          <w:lang w:val="en-US"/>
        </w:rPr>
        <w:instrText xml:space="preserve"> REF _Ref404961181 \n \h </w:instrText>
      </w:r>
      <w:r w:rsidR="00AD73C6">
        <w:rPr>
          <w:lang w:val="en-US"/>
        </w:rPr>
      </w:r>
      <w:r w:rsidR="00AD73C6">
        <w:rPr>
          <w:lang w:val="en-US"/>
        </w:rPr>
        <w:fldChar w:fldCharType="separate"/>
      </w:r>
      <w:r w:rsidR="002B69C3">
        <w:rPr>
          <w:lang w:val="en-US"/>
        </w:rPr>
        <w:t>4</w:t>
      </w:r>
      <w:r w:rsidR="00B748B5">
        <w:rPr>
          <w:lang w:val="en-US"/>
        </w:rPr>
        <w:t>.1.2</w:t>
      </w:r>
      <w:r w:rsidR="00AD73C6">
        <w:rPr>
          <w:lang w:val="en-US"/>
        </w:rPr>
        <w:fldChar w:fldCharType="end"/>
      </w:r>
      <w:r w:rsidR="00AD73C6">
        <w:rPr>
          <w:lang w:val="en-US"/>
        </w:rPr>
        <w:t>).</w:t>
      </w:r>
    </w:p>
    <w:p w14:paraId="732D748B" w14:textId="3F76FBFA" w:rsidR="0040615D" w:rsidRDefault="0040723B" w:rsidP="0040723B">
      <w:pPr>
        <w:tabs>
          <w:tab w:val="left" w:pos="1305"/>
        </w:tabs>
        <w:rPr>
          <w:lang w:val="en-US"/>
        </w:rPr>
      </w:pPr>
      <w:r>
        <w:rPr>
          <w:lang w:val="en-US"/>
        </w:rPr>
        <w:tab/>
      </w:r>
    </w:p>
    <w:p w14:paraId="61BFF483" w14:textId="721424B8" w:rsidR="0040615D" w:rsidRPr="00236B84" w:rsidRDefault="0040615D" w:rsidP="00236B84">
      <w:pPr>
        <w:pStyle w:val="Heading3"/>
        <w:rPr>
          <w:i/>
          <w:lang w:val="en-US"/>
        </w:rPr>
      </w:pPr>
      <w:bookmarkStart w:id="106" w:name="_Ref404961105"/>
      <w:bookmarkStart w:id="107" w:name="_Toc406505794"/>
      <w:r>
        <w:rPr>
          <w:i/>
          <w:lang w:val="en-US"/>
        </w:rPr>
        <w:t>Income definitions within tax data</w:t>
      </w:r>
      <w:bookmarkEnd w:id="106"/>
      <w:bookmarkEnd w:id="107"/>
    </w:p>
    <w:p w14:paraId="618EAC4B" w14:textId="075DDB8A" w:rsidR="00190B1B" w:rsidRDefault="0088351B" w:rsidP="00190B1B">
      <w:pPr>
        <w:rPr>
          <w:lang w:val="en-US"/>
        </w:rPr>
      </w:pPr>
      <w:r>
        <w:rPr>
          <w:lang w:val="en-US"/>
        </w:rPr>
        <w:t>When focusing on income the</w:t>
      </w:r>
      <w:r w:rsidR="00154023" w:rsidRPr="00154023">
        <w:rPr>
          <w:lang w:val="en-US"/>
        </w:rPr>
        <w:t xml:space="preserve"> </w:t>
      </w:r>
      <w:r w:rsidR="004E63B7">
        <w:rPr>
          <w:lang w:val="en-US"/>
        </w:rPr>
        <w:t>key</w:t>
      </w:r>
      <w:r w:rsidR="004E63B7" w:rsidRPr="00154023">
        <w:rPr>
          <w:lang w:val="en-US"/>
        </w:rPr>
        <w:t xml:space="preserve"> </w:t>
      </w:r>
      <w:r>
        <w:rPr>
          <w:lang w:val="en-US"/>
        </w:rPr>
        <w:t>measure</w:t>
      </w:r>
      <w:r w:rsidR="00733867">
        <w:rPr>
          <w:lang w:val="en-US"/>
        </w:rPr>
        <w:t>s</w:t>
      </w:r>
      <w:r w:rsidR="00154023" w:rsidRPr="00154023">
        <w:rPr>
          <w:lang w:val="en-US"/>
        </w:rPr>
        <w:t xml:space="preserve"> reported </w:t>
      </w:r>
      <w:r w:rsidR="008913B8">
        <w:rPr>
          <w:lang w:val="en-US"/>
        </w:rPr>
        <w:t>in</w:t>
      </w:r>
      <w:r w:rsidR="008913B8" w:rsidRPr="00154023">
        <w:rPr>
          <w:lang w:val="en-US"/>
        </w:rPr>
        <w:t xml:space="preserve"> </w:t>
      </w:r>
      <w:r w:rsidR="00154023" w:rsidRPr="00154023">
        <w:rPr>
          <w:lang w:val="en-US"/>
        </w:rPr>
        <w:t xml:space="preserve">tax statistics </w:t>
      </w:r>
      <w:r w:rsidR="00D21FD5">
        <w:rPr>
          <w:lang w:val="en-US"/>
        </w:rPr>
        <w:t>are tax measures</w:t>
      </w:r>
      <w:r w:rsidR="00190B1B">
        <w:rPr>
          <w:lang w:val="en-US"/>
        </w:rPr>
        <w:t>. To assess the effect of income definition</w:t>
      </w:r>
      <w:r w:rsidR="00BD20DB">
        <w:rPr>
          <w:lang w:val="en-US"/>
        </w:rPr>
        <w:t>s</w:t>
      </w:r>
      <w:r w:rsidR="0040723B">
        <w:rPr>
          <w:lang w:val="en-US"/>
        </w:rPr>
        <w:t xml:space="preserve"> within aggregated tax data</w:t>
      </w:r>
      <w:r w:rsidR="00190B1B">
        <w:rPr>
          <w:lang w:val="en-US"/>
        </w:rPr>
        <w:t xml:space="preserve"> we get three income measures:</w:t>
      </w:r>
    </w:p>
    <w:p w14:paraId="3974AFB5" w14:textId="1BE26F78" w:rsidR="00190B1B" w:rsidRDefault="00190B1B" w:rsidP="004F0BEB">
      <w:pPr>
        <w:pStyle w:val="ListParagraph"/>
        <w:numPr>
          <w:ilvl w:val="0"/>
          <w:numId w:val="8"/>
        </w:numPr>
        <w:rPr>
          <w:lang w:val="en-US"/>
        </w:rPr>
      </w:pPr>
      <w:r w:rsidRPr="000C5A90">
        <w:rPr>
          <w:i/>
          <w:lang w:val="en-US"/>
        </w:rPr>
        <w:t>Net income:</w:t>
      </w:r>
      <w:r>
        <w:rPr>
          <w:lang w:val="en-US"/>
        </w:rPr>
        <w:t xml:space="preserve"> total income (earnings, income from property and current transfers received) minus some deductions</w:t>
      </w:r>
      <w:r w:rsidR="005F4AC2">
        <w:rPr>
          <w:lang w:val="en-US"/>
        </w:rPr>
        <w:t>.</w:t>
      </w:r>
      <w:r>
        <w:rPr>
          <w:rStyle w:val="FootnoteReference"/>
          <w:lang w:val="en-US"/>
        </w:rPr>
        <w:footnoteReference w:id="6"/>
      </w:r>
      <w:r>
        <w:rPr>
          <w:lang w:val="en-US"/>
        </w:rPr>
        <w:t xml:space="preserve"> </w:t>
      </w:r>
    </w:p>
    <w:p w14:paraId="4C859343" w14:textId="65B19549" w:rsidR="00190B1B" w:rsidRPr="000C5A90" w:rsidRDefault="00190B1B" w:rsidP="004F0BEB">
      <w:pPr>
        <w:pStyle w:val="ListParagraph"/>
        <w:numPr>
          <w:ilvl w:val="0"/>
          <w:numId w:val="8"/>
        </w:numPr>
        <w:rPr>
          <w:i/>
          <w:lang w:val="en-US"/>
        </w:rPr>
      </w:pPr>
      <w:r w:rsidRPr="000C5A90">
        <w:rPr>
          <w:i/>
          <w:lang w:val="en-US"/>
        </w:rPr>
        <w:t>Taxable income</w:t>
      </w:r>
      <w:r>
        <w:rPr>
          <w:i/>
          <w:lang w:val="en-US"/>
        </w:rPr>
        <w:t xml:space="preserve">: </w:t>
      </w:r>
      <w:r>
        <w:rPr>
          <w:lang w:val="en-US"/>
        </w:rPr>
        <w:t>net income minus social deductions</w:t>
      </w:r>
      <w:r w:rsidR="005F4AC2">
        <w:rPr>
          <w:lang w:val="en-US"/>
        </w:rPr>
        <w:t>.</w:t>
      </w:r>
      <w:r>
        <w:rPr>
          <w:rStyle w:val="FootnoteReference"/>
          <w:lang w:val="en-US"/>
        </w:rPr>
        <w:footnoteReference w:id="7"/>
      </w:r>
    </w:p>
    <w:p w14:paraId="3B6F4962" w14:textId="0D9049DB" w:rsidR="00190B1B" w:rsidRPr="000C5A90" w:rsidRDefault="00190B1B" w:rsidP="004F0BEB">
      <w:pPr>
        <w:pStyle w:val="ListParagraph"/>
        <w:numPr>
          <w:ilvl w:val="0"/>
          <w:numId w:val="8"/>
        </w:numPr>
        <w:rPr>
          <w:i/>
          <w:lang w:val="en-US"/>
        </w:rPr>
      </w:pPr>
      <w:r w:rsidRPr="000C5A90">
        <w:rPr>
          <w:i/>
          <w:lang w:val="en-US"/>
        </w:rPr>
        <w:t>Taxable income after federal tax</w:t>
      </w:r>
      <w:r w:rsidR="00263882">
        <w:rPr>
          <w:i/>
          <w:lang w:val="en-US"/>
        </w:rPr>
        <w:t>es</w:t>
      </w:r>
      <w:r>
        <w:rPr>
          <w:i/>
          <w:lang w:val="en-US"/>
        </w:rPr>
        <w:t xml:space="preserve">: </w:t>
      </w:r>
      <w:r w:rsidR="008F5F43">
        <w:rPr>
          <w:lang w:val="en-US"/>
        </w:rPr>
        <w:t>By taking account of</w:t>
      </w:r>
      <w:r w:rsidR="008F5F43" w:rsidRPr="00154023">
        <w:rPr>
          <w:lang w:val="en-US"/>
        </w:rPr>
        <w:t xml:space="preserve"> </w:t>
      </w:r>
      <w:r w:rsidR="00630CC8" w:rsidRPr="00154023">
        <w:rPr>
          <w:lang w:val="en-US"/>
        </w:rPr>
        <w:t>the reported federal taxes</w:t>
      </w:r>
      <w:r w:rsidR="00630CC8">
        <w:rPr>
          <w:lang w:val="en-US"/>
        </w:rPr>
        <w:t xml:space="preserve"> per taxable income bracket</w:t>
      </w:r>
      <w:r w:rsidR="00630CC8" w:rsidRPr="00154023">
        <w:rPr>
          <w:lang w:val="en-US"/>
        </w:rPr>
        <w:t xml:space="preserve">, </w:t>
      </w:r>
      <w:r w:rsidR="00630CC8">
        <w:rPr>
          <w:lang w:val="en-US"/>
        </w:rPr>
        <w:t xml:space="preserve">we can construct </w:t>
      </w:r>
      <w:r w:rsidR="00123364">
        <w:rPr>
          <w:lang w:val="en-US"/>
        </w:rPr>
        <w:t xml:space="preserve">an income measure </w:t>
      </w:r>
      <w:r w:rsidR="008F5F43">
        <w:rPr>
          <w:lang w:val="en-US"/>
        </w:rPr>
        <w:t xml:space="preserve">which is a kind </w:t>
      </w:r>
      <w:r w:rsidR="00630CC8">
        <w:rPr>
          <w:lang w:val="en-US"/>
        </w:rPr>
        <w:t>of pseudo disposable income</w:t>
      </w:r>
      <w:r w:rsidR="005F4AC2">
        <w:rPr>
          <w:lang w:val="en-US"/>
        </w:rPr>
        <w:t>.</w:t>
      </w:r>
      <w:r>
        <w:rPr>
          <w:rStyle w:val="FootnoteReference"/>
          <w:lang w:val="en-US"/>
        </w:rPr>
        <w:footnoteReference w:id="8"/>
      </w:r>
      <w:r>
        <w:rPr>
          <w:lang w:val="en-US"/>
        </w:rPr>
        <w:t xml:space="preserve"> </w:t>
      </w:r>
    </w:p>
    <w:p w14:paraId="375EF87D" w14:textId="77777777" w:rsidR="00190B1B" w:rsidRDefault="00190B1B" w:rsidP="00154023">
      <w:pPr>
        <w:rPr>
          <w:lang w:val="en-US"/>
        </w:rPr>
      </w:pPr>
    </w:p>
    <w:p w14:paraId="516F9C9D" w14:textId="36BC00CB" w:rsidR="00263882" w:rsidRDefault="00190B1B" w:rsidP="008C2F1A">
      <w:pPr>
        <w:rPr>
          <w:lang w:val="en-US"/>
        </w:rPr>
      </w:pPr>
      <w:r>
        <w:rPr>
          <w:lang w:val="en-US"/>
        </w:rPr>
        <w:t xml:space="preserve">These tax measures </w:t>
      </w:r>
      <w:r w:rsidR="00793E35">
        <w:rPr>
          <w:lang w:val="en-US"/>
        </w:rPr>
        <w:t xml:space="preserve">do not </w:t>
      </w:r>
      <w:r>
        <w:rPr>
          <w:lang w:val="en-US"/>
        </w:rPr>
        <w:t xml:space="preserve">correspond directly </w:t>
      </w:r>
      <w:r w:rsidR="00793E35">
        <w:rPr>
          <w:lang w:val="en-US"/>
        </w:rPr>
        <w:t xml:space="preserve">with </w:t>
      </w:r>
      <w:r>
        <w:rPr>
          <w:lang w:val="en-US"/>
        </w:rPr>
        <w:t>theoretical</w:t>
      </w:r>
      <w:r w:rsidR="00733867">
        <w:rPr>
          <w:lang w:val="en-US"/>
        </w:rPr>
        <w:t>ly</w:t>
      </w:r>
      <w:r>
        <w:rPr>
          <w:lang w:val="en-US"/>
        </w:rPr>
        <w:t xml:space="preserve"> defined measures like primary income (before redistribution) or disposable income (after redistribution). </w:t>
      </w:r>
      <w:r w:rsidR="00793E35">
        <w:rPr>
          <w:lang w:val="en-US"/>
        </w:rPr>
        <w:t>Rather, they are</w:t>
      </w:r>
      <w:r>
        <w:rPr>
          <w:lang w:val="en-US"/>
        </w:rPr>
        <w:t xml:space="preserve"> situated between the pole</w:t>
      </w:r>
      <w:r w:rsidR="00630CC8">
        <w:rPr>
          <w:lang w:val="en-US"/>
        </w:rPr>
        <w:t>s</w:t>
      </w:r>
      <w:r>
        <w:rPr>
          <w:lang w:val="en-US"/>
        </w:rPr>
        <w:t xml:space="preserve"> of market outcome (primary income) and income left for consume (disposable income) (see </w:t>
      </w:r>
      <w:r w:rsidR="009E3507">
        <w:rPr>
          <w:lang w:val="en-US"/>
        </w:rPr>
        <w:t xml:space="preserve">also </w:t>
      </w:r>
      <w:r w:rsidR="00DD5282">
        <w:rPr>
          <w:lang w:val="en-US"/>
        </w:rPr>
        <w:fldChar w:fldCharType="begin"/>
      </w:r>
      <w:r w:rsidR="00DD5282">
        <w:rPr>
          <w:lang w:val="en-US"/>
        </w:rPr>
        <w:instrText xml:space="preserve"> REF _Ref406511993 \h  \* MERGEFORMAT </w:instrText>
      </w:r>
      <w:r w:rsidR="00DD5282">
        <w:rPr>
          <w:lang w:val="en-US"/>
        </w:rPr>
      </w:r>
      <w:r w:rsidR="00DD5282">
        <w:rPr>
          <w:lang w:val="en-US"/>
        </w:rPr>
        <w:fldChar w:fldCharType="separate"/>
      </w:r>
      <w:r w:rsidR="00B748B5" w:rsidRPr="002A2ED7">
        <w:rPr>
          <w:lang w:val="en-US"/>
        </w:rPr>
        <w:t>Figure 1</w:t>
      </w:r>
      <w:r w:rsidR="00DD5282">
        <w:rPr>
          <w:lang w:val="en-US"/>
        </w:rPr>
        <w:fldChar w:fldCharType="end"/>
      </w:r>
      <w:r w:rsidR="005B4A5D">
        <w:rPr>
          <w:lang w:val="en-US"/>
        </w:rPr>
        <w:t xml:space="preserve"> on page </w:t>
      </w:r>
      <w:r w:rsidR="00DD5282">
        <w:rPr>
          <w:lang w:val="en-US"/>
        </w:rPr>
        <w:fldChar w:fldCharType="begin"/>
      </w:r>
      <w:r w:rsidR="00DD5282">
        <w:rPr>
          <w:lang w:val="en-US"/>
        </w:rPr>
        <w:instrText xml:space="preserve"> PAGEREF _Ref406512023 \h </w:instrText>
      </w:r>
      <w:r w:rsidR="00DD5282">
        <w:rPr>
          <w:lang w:val="en-US"/>
        </w:rPr>
      </w:r>
      <w:r w:rsidR="00DD5282">
        <w:rPr>
          <w:lang w:val="en-US"/>
        </w:rPr>
        <w:fldChar w:fldCharType="separate"/>
      </w:r>
      <w:r w:rsidR="00DD5282">
        <w:rPr>
          <w:noProof/>
          <w:lang w:val="en-US"/>
        </w:rPr>
        <w:t>5</w:t>
      </w:r>
      <w:r w:rsidR="00DD5282">
        <w:rPr>
          <w:lang w:val="en-US"/>
        </w:rPr>
        <w:fldChar w:fldCharType="end"/>
      </w:r>
      <w:r>
        <w:rPr>
          <w:lang w:val="en-US"/>
        </w:rPr>
        <w:t xml:space="preserve">). </w:t>
      </w:r>
    </w:p>
    <w:p w14:paraId="6FE3E5C3" w14:textId="4CEA012C" w:rsidR="0040615D" w:rsidRDefault="008913B8" w:rsidP="00154023">
      <w:pPr>
        <w:rPr>
          <w:lang w:val="en-US"/>
        </w:rPr>
      </w:pPr>
      <w:r>
        <w:rPr>
          <w:lang w:val="en-US"/>
        </w:rPr>
        <w:t>Using these</w:t>
      </w:r>
      <w:r w:rsidR="003B2B0A" w:rsidRPr="003B2B0A">
        <w:rPr>
          <w:lang w:val="en-US"/>
        </w:rPr>
        <w:t xml:space="preserve"> three </w:t>
      </w:r>
      <w:r>
        <w:rPr>
          <w:lang w:val="en-US"/>
        </w:rPr>
        <w:t xml:space="preserve">income </w:t>
      </w:r>
      <w:r w:rsidR="003B2B0A" w:rsidRPr="003B2B0A">
        <w:rPr>
          <w:lang w:val="en-US"/>
        </w:rPr>
        <w:t>definitions we calculate Gini</w:t>
      </w:r>
      <w:r w:rsidR="00E43303">
        <w:rPr>
          <w:lang w:val="en-US"/>
        </w:rPr>
        <w:t xml:space="preserve"> </w:t>
      </w:r>
      <w:r w:rsidR="003B2B0A" w:rsidRPr="003B2B0A">
        <w:rPr>
          <w:lang w:val="en-US"/>
        </w:rPr>
        <w:t>coefficients.</w:t>
      </w:r>
      <w:r>
        <w:rPr>
          <w:lang w:val="en-US"/>
        </w:rPr>
        <w:t xml:space="preserve"> As </w:t>
      </w:r>
      <w:r w:rsidR="00DD5282">
        <w:rPr>
          <w:lang w:val="en-US"/>
        </w:rPr>
        <w:fldChar w:fldCharType="begin"/>
      </w:r>
      <w:r w:rsidR="00DD5282">
        <w:rPr>
          <w:lang w:val="en-US"/>
        </w:rPr>
        <w:instrText xml:space="preserve"> REF _Ref406511509 \h  \* MERGEFORMAT </w:instrText>
      </w:r>
      <w:r w:rsidR="00DD5282">
        <w:rPr>
          <w:lang w:val="en-US"/>
        </w:rPr>
      </w:r>
      <w:r w:rsidR="00DD5282">
        <w:rPr>
          <w:lang w:val="en-US"/>
        </w:rPr>
        <w:fldChar w:fldCharType="separate"/>
      </w:r>
      <w:r w:rsidR="00B748B5" w:rsidRPr="002A2ED7">
        <w:rPr>
          <w:lang w:val="en-US"/>
        </w:rPr>
        <w:t>Figure 3</w:t>
      </w:r>
      <w:r w:rsidR="00DD5282">
        <w:rPr>
          <w:lang w:val="en-US"/>
        </w:rPr>
        <w:fldChar w:fldCharType="end"/>
      </w:r>
      <w:r w:rsidR="00974BB1">
        <w:rPr>
          <w:lang w:val="en-US"/>
        </w:rPr>
        <w:t xml:space="preserve"> shows</w:t>
      </w:r>
      <w:r w:rsidR="0040723B">
        <w:rPr>
          <w:lang w:val="en-US"/>
        </w:rPr>
        <w:t xml:space="preserve">, the </w:t>
      </w:r>
      <w:r>
        <w:rPr>
          <w:lang w:val="en-US"/>
        </w:rPr>
        <w:t>series cover different time periods</w:t>
      </w:r>
      <w:r w:rsidR="00A34170">
        <w:rPr>
          <w:lang w:val="en-US"/>
        </w:rPr>
        <w:t xml:space="preserve">, depending on </w:t>
      </w:r>
      <w:r w:rsidR="00123364">
        <w:rPr>
          <w:lang w:val="en-US"/>
        </w:rPr>
        <w:t>the</w:t>
      </w:r>
      <w:r w:rsidR="00A34170">
        <w:rPr>
          <w:lang w:val="en-US"/>
        </w:rPr>
        <w:t xml:space="preserve"> reported </w:t>
      </w:r>
      <w:r w:rsidR="00123364">
        <w:rPr>
          <w:lang w:val="en-US"/>
        </w:rPr>
        <w:t xml:space="preserve">information </w:t>
      </w:r>
      <w:r w:rsidR="00A34170">
        <w:rPr>
          <w:lang w:val="en-US"/>
        </w:rPr>
        <w:t xml:space="preserve">by the FTA. </w:t>
      </w:r>
      <w:r w:rsidR="009E3507">
        <w:rPr>
          <w:lang w:val="en-US"/>
        </w:rPr>
        <w:t>A l</w:t>
      </w:r>
      <w:r w:rsidR="00783DA9">
        <w:rPr>
          <w:lang w:val="en-US"/>
        </w:rPr>
        <w:t>ong</w:t>
      </w:r>
      <w:r w:rsidR="009E3507">
        <w:rPr>
          <w:lang w:val="en-US"/>
        </w:rPr>
        <w:t xml:space="preserve"> time period</w:t>
      </w:r>
      <w:r>
        <w:rPr>
          <w:lang w:val="en-US"/>
        </w:rPr>
        <w:t xml:space="preserve"> </w:t>
      </w:r>
      <w:r w:rsidR="009E3507">
        <w:rPr>
          <w:lang w:val="en-US"/>
        </w:rPr>
        <w:t xml:space="preserve">is covered </w:t>
      </w:r>
      <w:r>
        <w:rPr>
          <w:lang w:val="en-US"/>
        </w:rPr>
        <w:t xml:space="preserve">with taxable income </w:t>
      </w:r>
      <w:r w:rsidR="0067054D">
        <w:rPr>
          <w:lang w:val="en-US"/>
        </w:rPr>
        <w:t xml:space="preserve">and taxable income after federal taxes </w:t>
      </w:r>
      <w:r>
        <w:rPr>
          <w:lang w:val="en-US"/>
        </w:rPr>
        <w:t xml:space="preserve">(from </w:t>
      </w:r>
      <w:r w:rsidR="00616B27">
        <w:rPr>
          <w:lang w:val="en-US"/>
        </w:rPr>
        <w:t>1945</w:t>
      </w:r>
      <w:r>
        <w:rPr>
          <w:lang w:val="en-US"/>
        </w:rPr>
        <w:t xml:space="preserve"> to 201</w:t>
      </w:r>
      <w:r w:rsidR="00A34170">
        <w:rPr>
          <w:lang w:val="en-US"/>
        </w:rPr>
        <w:t>1</w:t>
      </w:r>
      <w:r>
        <w:rPr>
          <w:lang w:val="en-US"/>
        </w:rPr>
        <w:t>).</w:t>
      </w:r>
      <w:r w:rsidR="0067054D">
        <w:rPr>
          <w:lang w:val="en-US"/>
        </w:rPr>
        <w:t xml:space="preserve"> Information on net income only </w:t>
      </w:r>
      <w:r w:rsidR="00783DA9">
        <w:rPr>
          <w:lang w:val="en-US"/>
        </w:rPr>
        <w:t>reaches until 1981/1982 resulting in a shorter time series. T</w:t>
      </w:r>
      <w:r w:rsidR="003B2B0A" w:rsidRPr="003B2B0A">
        <w:rPr>
          <w:lang w:val="en-US"/>
        </w:rPr>
        <w:t>he development for the three defined measures of income is quite parallel except for the 1980s. In this time period the Gini</w:t>
      </w:r>
      <w:r w:rsidR="00402579">
        <w:rPr>
          <w:lang w:val="en-US"/>
        </w:rPr>
        <w:t xml:space="preserve"> </w:t>
      </w:r>
      <w:r w:rsidR="003B2B0A" w:rsidRPr="003B2B0A">
        <w:rPr>
          <w:lang w:val="en-US"/>
        </w:rPr>
        <w:t xml:space="preserve">coefficient for net income veers. This </w:t>
      </w:r>
      <w:r w:rsidR="00FF2264">
        <w:rPr>
          <w:lang w:val="en-US"/>
        </w:rPr>
        <w:t>is because of</w:t>
      </w:r>
      <w:r w:rsidR="003B2B0A" w:rsidRPr="003B2B0A">
        <w:rPr>
          <w:lang w:val="en-US"/>
        </w:rPr>
        <w:t xml:space="preserve"> a change in regulations of deductions </w:t>
      </w:r>
      <w:r w:rsidR="00D70029">
        <w:rPr>
          <w:lang w:val="en-US"/>
        </w:rPr>
        <w:t xml:space="preserve">addressing the consequences of the so cold “cold progression” </w:t>
      </w:r>
      <w:r w:rsidR="003B2B0A" w:rsidRPr="003B2B0A">
        <w:rPr>
          <w:lang w:val="en-US"/>
        </w:rPr>
        <w:t>and shows that</w:t>
      </w:r>
      <w:r w:rsidR="00FF2264">
        <w:rPr>
          <w:lang w:val="en-US"/>
        </w:rPr>
        <w:t xml:space="preserve"> data over time need to be interpreted carefully</w:t>
      </w:r>
      <w:r w:rsidR="003B2B0A" w:rsidRPr="003B2B0A">
        <w:rPr>
          <w:lang w:val="en-US"/>
        </w:rPr>
        <w:t>, because changes in taxation or regulation systems can affect the outcome. In general</w:t>
      </w:r>
      <w:r w:rsidR="00415AD7">
        <w:rPr>
          <w:lang w:val="en-US"/>
        </w:rPr>
        <w:t>,</w:t>
      </w:r>
      <w:r w:rsidR="003B2B0A" w:rsidRPr="003B2B0A">
        <w:rPr>
          <w:lang w:val="en-US"/>
        </w:rPr>
        <w:t xml:space="preserve"> inequality assessed with taxable income is higher than inequality assessed with net income or taxable income after federal taxes. </w:t>
      </w:r>
      <w:r w:rsidR="007B5DDD">
        <w:rPr>
          <w:lang w:val="en-US"/>
        </w:rPr>
        <w:t>This</w:t>
      </w:r>
      <w:r w:rsidR="003B2B0A" w:rsidRPr="003B2B0A">
        <w:rPr>
          <w:lang w:val="en-US"/>
        </w:rPr>
        <w:t xml:space="preserve"> is not </w:t>
      </w:r>
      <w:r w:rsidR="007B5DDD" w:rsidRPr="003B2B0A">
        <w:rPr>
          <w:lang w:val="en-US"/>
        </w:rPr>
        <w:t>surprising</w:t>
      </w:r>
      <w:r w:rsidR="00415AD7">
        <w:rPr>
          <w:lang w:val="en-US"/>
        </w:rPr>
        <w:t>:</w:t>
      </w:r>
      <w:r w:rsidR="007B5DDD">
        <w:rPr>
          <w:lang w:val="en-US"/>
        </w:rPr>
        <w:t xml:space="preserve"> </w:t>
      </w:r>
      <w:r w:rsidR="009E3507">
        <w:rPr>
          <w:lang w:val="en-US"/>
        </w:rPr>
        <w:t>Federal</w:t>
      </w:r>
      <w:r w:rsidR="009E3507" w:rsidRPr="003B2B0A">
        <w:rPr>
          <w:lang w:val="en-US"/>
        </w:rPr>
        <w:t xml:space="preserve"> taxes reduce</w:t>
      </w:r>
      <w:r w:rsidR="003B2B0A" w:rsidRPr="003B2B0A">
        <w:rPr>
          <w:lang w:val="en-US"/>
        </w:rPr>
        <w:t xml:space="preserve"> inequality slightly because of the</w:t>
      </w:r>
      <w:r w:rsidR="009E3507">
        <w:rPr>
          <w:lang w:val="en-US"/>
        </w:rPr>
        <w:t xml:space="preserve"> tax progressivity. </w:t>
      </w:r>
      <w:r w:rsidR="00415AD7">
        <w:rPr>
          <w:lang w:val="en-US"/>
        </w:rPr>
        <w:t xml:space="preserve">In addition, </w:t>
      </w:r>
      <w:r w:rsidR="00743774">
        <w:rPr>
          <w:lang w:val="en-US"/>
        </w:rPr>
        <w:t xml:space="preserve">inequality is higher for taxable income than for net income, because the difference </w:t>
      </w:r>
      <w:r w:rsidR="00AB4134">
        <w:rPr>
          <w:lang w:val="en-US"/>
        </w:rPr>
        <w:t>are</w:t>
      </w:r>
      <w:r w:rsidR="00743774">
        <w:rPr>
          <w:lang w:val="en-US"/>
        </w:rPr>
        <w:t xml:space="preserve"> </w:t>
      </w:r>
      <w:r w:rsidR="007B5DDD">
        <w:rPr>
          <w:lang w:val="en-US"/>
        </w:rPr>
        <w:t>social deductions</w:t>
      </w:r>
      <w:r w:rsidR="00372BCA">
        <w:rPr>
          <w:lang w:val="en-US"/>
        </w:rPr>
        <w:t xml:space="preserve"> and these</w:t>
      </w:r>
      <w:r w:rsidR="007B5DDD">
        <w:rPr>
          <w:lang w:val="en-US"/>
        </w:rPr>
        <w:t xml:space="preserve"> </w:t>
      </w:r>
      <w:r w:rsidR="00743774">
        <w:rPr>
          <w:lang w:val="en-US"/>
        </w:rPr>
        <w:t>are basically fixed rate deductions, that relate to household properties</w:t>
      </w:r>
      <w:r w:rsidR="00634342">
        <w:rPr>
          <w:lang w:val="en-US"/>
        </w:rPr>
        <w:t>.</w:t>
      </w:r>
      <w:r w:rsidR="00743774">
        <w:rPr>
          <w:lang w:val="en-US"/>
        </w:rPr>
        <w:t xml:space="preserve"> </w:t>
      </w:r>
      <w:r w:rsidR="00634342">
        <w:rPr>
          <w:lang w:val="en-US"/>
        </w:rPr>
        <w:t>Hence, subtracting social deductions from net</w:t>
      </w:r>
      <w:r w:rsidR="0010571E">
        <w:rPr>
          <w:lang w:val="en-US"/>
        </w:rPr>
        <w:t xml:space="preserve"> income</w:t>
      </w:r>
      <w:r w:rsidR="00634342">
        <w:rPr>
          <w:lang w:val="en-US"/>
        </w:rPr>
        <w:t xml:space="preserve"> </w:t>
      </w:r>
      <w:r w:rsidR="00743774">
        <w:rPr>
          <w:lang w:val="en-US"/>
        </w:rPr>
        <w:t xml:space="preserve">results in </w:t>
      </w:r>
      <w:r w:rsidR="00634342">
        <w:rPr>
          <w:lang w:val="en-US"/>
        </w:rPr>
        <w:t>over proportional</w:t>
      </w:r>
      <w:r w:rsidR="00743774">
        <w:rPr>
          <w:lang w:val="en-US"/>
        </w:rPr>
        <w:t xml:space="preserve"> reduction of low</w:t>
      </w:r>
      <w:r w:rsidR="00634342">
        <w:rPr>
          <w:lang w:val="en-US"/>
        </w:rPr>
        <w:t>er</w:t>
      </w:r>
      <w:r w:rsidR="00743774">
        <w:rPr>
          <w:lang w:val="en-US"/>
        </w:rPr>
        <w:t xml:space="preserve"> incomes.</w:t>
      </w:r>
    </w:p>
    <w:p w14:paraId="3385B164" w14:textId="77777777" w:rsidR="002A2ED7" w:rsidRDefault="002A2ED7" w:rsidP="00154023">
      <w:pPr>
        <w:rPr>
          <w:lang w:val="en-US"/>
        </w:rPr>
      </w:pPr>
    </w:p>
    <w:p w14:paraId="1A538A69" w14:textId="77777777" w:rsidR="008370AD" w:rsidRDefault="008370AD" w:rsidP="008370AD">
      <w:pPr>
        <w:keepNext/>
        <w:rPr>
          <w:ins w:id="108" w:author="Hümbelin Oliver" w:date="2015-04-20T20:33:00Z"/>
        </w:rPr>
      </w:pPr>
      <w:r>
        <w:rPr>
          <w:noProof/>
          <w:lang w:eastAsia="de-CH"/>
        </w:rPr>
        <w:lastRenderedPageBreak/>
        <w:drawing>
          <wp:inline distT="0" distB="0" distL="0" distR="0" wp14:anchorId="7B8C0803" wp14:editId="471C0A06">
            <wp:extent cx="5908733" cy="3314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9895" cy="3320962"/>
                    </a:xfrm>
                    <a:prstGeom prst="rect">
                      <a:avLst/>
                    </a:prstGeom>
                    <a:noFill/>
                    <a:ln>
                      <a:noFill/>
                    </a:ln>
                  </pic:spPr>
                </pic:pic>
              </a:graphicData>
            </a:graphic>
          </wp:inline>
        </w:drawing>
      </w:r>
    </w:p>
    <w:p w14:paraId="42B3C592" w14:textId="77777777" w:rsidR="00250B6E" w:rsidRDefault="00250B6E" w:rsidP="008370AD">
      <w:pPr>
        <w:keepNext/>
        <w:rPr>
          <w:ins w:id="109" w:author="Hümbelin Oliver" w:date="2015-04-20T20:33:00Z"/>
        </w:rPr>
      </w:pPr>
    </w:p>
    <w:p w14:paraId="05AF5027" w14:textId="77777777" w:rsidR="00250B6E" w:rsidRDefault="00250B6E" w:rsidP="008370AD">
      <w:pPr>
        <w:keepNext/>
      </w:pPr>
    </w:p>
    <w:p w14:paraId="11F19273" w14:textId="73B94A7F" w:rsidR="008370AD" w:rsidRPr="005E7BD6" w:rsidRDefault="008370AD" w:rsidP="008370AD">
      <w:pPr>
        <w:pStyle w:val="Caption"/>
        <w:rPr>
          <w:sz w:val="24"/>
          <w:szCs w:val="24"/>
          <w:lang w:val="en-US"/>
        </w:rPr>
      </w:pPr>
      <w:bookmarkStart w:id="110" w:name="_Ref406511509"/>
      <w:r w:rsidRPr="00616B27">
        <w:rPr>
          <w:sz w:val="24"/>
          <w:szCs w:val="24"/>
          <w:lang w:val="en-US"/>
        </w:rPr>
        <w:t xml:space="preserve">Figure </w:t>
      </w:r>
      <w:r w:rsidRPr="00616B27">
        <w:rPr>
          <w:sz w:val="24"/>
          <w:szCs w:val="24"/>
          <w:lang w:val="en-US"/>
        </w:rPr>
        <w:fldChar w:fldCharType="begin"/>
      </w:r>
      <w:r w:rsidRPr="00616B27">
        <w:rPr>
          <w:sz w:val="24"/>
          <w:szCs w:val="24"/>
          <w:lang w:val="en-US"/>
        </w:rPr>
        <w:instrText xml:space="preserve"> SEQ Figure \* ARABIC </w:instrText>
      </w:r>
      <w:r w:rsidRPr="00616B27">
        <w:rPr>
          <w:sz w:val="24"/>
          <w:szCs w:val="24"/>
          <w:lang w:val="en-US"/>
        </w:rPr>
        <w:fldChar w:fldCharType="separate"/>
      </w:r>
      <w:ins w:id="111" w:author="Hümbelin Oliver" w:date="2015-04-20T20:19:00Z">
        <w:r w:rsidR="007C739D">
          <w:rPr>
            <w:noProof/>
            <w:sz w:val="24"/>
            <w:szCs w:val="24"/>
            <w:lang w:val="en-US"/>
          </w:rPr>
          <w:t>4</w:t>
        </w:r>
      </w:ins>
      <w:del w:id="112" w:author="Hümbelin Oliver" w:date="2015-04-20T20:19:00Z">
        <w:r w:rsidR="001A5040" w:rsidDel="007C739D">
          <w:rPr>
            <w:noProof/>
            <w:sz w:val="24"/>
            <w:szCs w:val="24"/>
            <w:lang w:val="en-US"/>
          </w:rPr>
          <w:delText>3</w:delText>
        </w:r>
      </w:del>
      <w:r w:rsidRPr="00616B27">
        <w:rPr>
          <w:sz w:val="24"/>
          <w:szCs w:val="24"/>
          <w:lang w:val="en-US"/>
        </w:rPr>
        <w:fldChar w:fldCharType="end"/>
      </w:r>
      <w:bookmarkEnd w:id="110"/>
      <w:r w:rsidRPr="003757F4">
        <w:rPr>
          <w:sz w:val="24"/>
          <w:szCs w:val="24"/>
          <w:lang w:val="en-US"/>
        </w:rPr>
        <w:t xml:space="preserve">: </w:t>
      </w:r>
      <w:r>
        <w:rPr>
          <w:sz w:val="24"/>
          <w:szCs w:val="24"/>
          <w:lang w:val="en-US"/>
        </w:rPr>
        <w:t xml:space="preserve">Inequality trends using </w:t>
      </w:r>
      <w:r w:rsidRPr="003757F4">
        <w:rPr>
          <w:sz w:val="24"/>
          <w:szCs w:val="24"/>
          <w:lang w:val="en-US"/>
        </w:rPr>
        <w:t>different</w:t>
      </w:r>
      <w:r w:rsidR="001A5040">
        <w:rPr>
          <w:sz w:val="24"/>
          <w:szCs w:val="24"/>
          <w:lang w:val="en-US"/>
        </w:rPr>
        <w:t xml:space="preserve"> within tax data</w:t>
      </w:r>
      <w:r w:rsidRPr="003757F4">
        <w:rPr>
          <w:sz w:val="24"/>
          <w:szCs w:val="24"/>
          <w:lang w:val="en-US"/>
        </w:rPr>
        <w:t xml:space="preserve"> income definitions</w:t>
      </w:r>
      <w:r>
        <w:rPr>
          <w:sz w:val="24"/>
          <w:szCs w:val="24"/>
          <w:lang w:val="en-US"/>
        </w:rPr>
        <w:br/>
      </w:r>
      <w:r w:rsidRPr="007A5603">
        <w:rPr>
          <w:i/>
          <w:lang w:val="en-US"/>
        </w:rPr>
        <w:t xml:space="preserve">Source: Aggregated Tax Statistics </w:t>
      </w:r>
      <w:del w:id="113" w:author="Hümbelin Oliver" w:date="2015-04-20T19:56:00Z">
        <w:r w:rsidR="00592381" w:rsidDel="00747A43">
          <w:rPr>
            <w:i/>
            <w:lang w:val="en-US"/>
          </w:rPr>
          <w:delText xml:space="preserve">from </w:delText>
        </w:r>
      </w:del>
      <w:ins w:id="114" w:author="Hümbelin Oliver" w:date="2015-04-20T19:56:00Z">
        <w:r w:rsidR="00747A43">
          <w:rPr>
            <w:i/>
            <w:lang w:val="en-US"/>
          </w:rPr>
          <w:t>(</w:t>
        </w:r>
      </w:ins>
      <w:r w:rsidRPr="007A5603">
        <w:rPr>
          <w:i/>
          <w:lang w:val="en-US"/>
        </w:rPr>
        <w:t>FTA</w:t>
      </w:r>
      <w:ins w:id="115" w:author="Hümbelin Oliver" w:date="2015-04-20T19:56:00Z">
        <w:r w:rsidR="00747A43">
          <w:rPr>
            <w:i/>
            <w:lang w:val="en-US"/>
          </w:rPr>
          <w:t>)</w:t>
        </w:r>
      </w:ins>
      <w:r w:rsidRPr="007A5603">
        <w:rPr>
          <w:i/>
          <w:lang w:val="en-US"/>
        </w:rPr>
        <w:t xml:space="preserve"> </w:t>
      </w:r>
    </w:p>
    <w:p w14:paraId="1C743E6B" w14:textId="77777777" w:rsidR="00BD20DB" w:rsidRDefault="00BD20DB" w:rsidP="00154023">
      <w:pPr>
        <w:rPr>
          <w:lang w:val="en-US"/>
        </w:rPr>
      </w:pPr>
    </w:p>
    <w:p w14:paraId="328B4B31" w14:textId="77777777" w:rsidR="00BD20DB" w:rsidRDefault="00BD20DB" w:rsidP="00154023">
      <w:pPr>
        <w:rPr>
          <w:lang w:val="en-US"/>
        </w:rPr>
      </w:pPr>
    </w:p>
    <w:p w14:paraId="2A62245E" w14:textId="77777777" w:rsidR="00250B6E" w:rsidRDefault="00BD20DB" w:rsidP="00250B6E">
      <w:pPr>
        <w:rPr>
          <w:lang w:val="en-US"/>
        </w:rPr>
      </w:pPr>
      <w:r>
        <w:rPr>
          <w:lang w:val="en-US"/>
        </w:rPr>
        <w:t xml:space="preserve">Using micro tax data from Bern, we are able to quantify how much </w:t>
      </w:r>
      <w:r w:rsidR="001C34F4">
        <w:rPr>
          <w:lang w:val="en-US"/>
        </w:rPr>
        <w:t>Gini coefficients calculate</w:t>
      </w:r>
      <w:r w:rsidR="00704F49">
        <w:rPr>
          <w:lang w:val="en-US"/>
        </w:rPr>
        <w:t>d</w:t>
      </w:r>
      <w:r w:rsidR="001C34F4">
        <w:rPr>
          <w:lang w:val="en-US"/>
        </w:rPr>
        <w:t xml:space="preserve"> with taxable income deviate from a coefficient based on disposable income.</w:t>
      </w:r>
      <w:r w:rsidR="00F5771C">
        <w:rPr>
          <w:lang w:val="en-US"/>
        </w:rPr>
        <w:t xml:space="preserve"> We additionally provide a ti</w:t>
      </w:r>
      <w:r w:rsidR="002A2ED7">
        <w:rPr>
          <w:lang w:val="en-US"/>
        </w:rPr>
        <w:t>me series based on total income, to be able to relate differences either to deductions or to taxes.</w:t>
      </w:r>
      <w:ins w:id="116" w:author="Hümbelin Oliver" w:date="2015-04-20T20:33:00Z">
        <w:r w:rsidR="00250B6E">
          <w:rPr>
            <w:lang w:val="en-US"/>
          </w:rPr>
          <w:t xml:space="preserve"> </w:t>
        </w:r>
      </w:ins>
      <w:moveToRangeStart w:id="117" w:author="Hümbelin Oliver" w:date="2015-04-20T20:33:00Z" w:name="move417325355"/>
      <w:moveTo w:id="118" w:author="Hümbelin Oliver" w:date="2015-04-20T20:33:00Z">
        <w:r w:rsidR="00250B6E">
          <w:rPr>
            <w:lang w:val="en-US"/>
          </w:rPr>
          <w:fldChar w:fldCharType="begin"/>
        </w:r>
        <w:r w:rsidR="00250B6E">
          <w:rPr>
            <w:lang w:val="en-US"/>
          </w:rPr>
          <w:instrText xml:space="preserve"> REF _Ref416973195 \h  \* MERGEFORMAT </w:instrText>
        </w:r>
        <w:r w:rsidR="00250B6E">
          <w:rPr>
            <w:lang w:val="en-US"/>
          </w:rPr>
        </w:r>
        <w:r w:rsidR="00250B6E">
          <w:rPr>
            <w:lang w:val="en-US"/>
          </w:rPr>
          <w:fldChar w:fldCharType="separate"/>
        </w:r>
        <w:r w:rsidR="00250B6E" w:rsidRPr="001A5040">
          <w:rPr>
            <w:lang w:val="en-US"/>
          </w:rPr>
          <w:t>Figure 4</w:t>
        </w:r>
        <w:r w:rsidR="00250B6E">
          <w:rPr>
            <w:lang w:val="en-US"/>
          </w:rPr>
          <w:fldChar w:fldCharType="end"/>
        </w:r>
        <w:r w:rsidR="00250B6E">
          <w:rPr>
            <w:lang w:val="en-US"/>
          </w:rPr>
          <w:t xml:space="preserve"> shows, that the Gini coefficient based on taxable income are in general highest and the difference between the theoretically more sound disposable income (total income after taxes and private transfer) and the often available taxable income is huge (roughly ∆ 0.1 each year). Surprising is the fact, that a bigger part of the difference is explained by deductions, while an inequality reduction through progressive taxation is present, but has a comparably lower impact.   </w:t>
        </w:r>
      </w:moveTo>
    </w:p>
    <w:p w14:paraId="0A7E0FC4" w14:textId="385184D8" w:rsidR="001A5040" w:rsidRDefault="001A5040" w:rsidP="00154023">
      <w:pPr>
        <w:rPr>
          <w:lang w:val="en-US"/>
        </w:rPr>
      </w:pPr>
      <w:bookmarkStart w:id="119" w:name="_GoBack"/>
      <w:bookmarkEnd w:id="119"/>
      <w:moveToRangeEnd w:id="117"/>
    </w:p>
    <w:p w14:paraId="35032E96" w14:textId="77777777" w:rsidR="001A5040" w:rsidRDefault="001A5040" w:rsidP="00154023">
      <w:pPr>
        <w:rPr>
          <w:lang w:val="en-US"/>
        </w:rPr>
      </w:pPr>
    </w:p>
    <w:p w14:paraId="561EF760" w14:textId="4CEA9ECA" w:rsidR="001A5040" w:rsidRDefault="00250B6E" w:rsidP="00154023">
      <w:pPr>
        <w:rPr>
          <w:lang w:val="en-US"/>
        </w:rPr>
      </w:pPr>
      <w:ins w:id="120" w:author="Hümbelin Oliver" w:date="2015-04-20T20:33:00Z">
        <w:r>
          <w:rPr>
            <w:noProof/>
            <w:lang w:eastAsia="de-CH"/>
          </w:rPr>
          <w:lastRenderedPageBreak/>
          <w:drawing>
            <wp:inline distT="0" distB="0" distL="0" distR="0" wp14:anchorId="5FDA8465" wp14:editId="5D160ECD">
              <wp:extent cx="5972810" cy="425323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72810" cy="4253230"/>
                      </a:xfrm>
                      <a:prstGeom prst="rect">
                        <a:avLst/>
                      </a:prstGeom>
                    </pic:spPr>
                  </pic:pic>
                </a:graphicData>
              </a:graphic>
            </wp:inline>
          </w:drawing>
        </w:r>
      </w:ins>
    </w:p>
    <w:p w14:paraId="7D04F144" w14:textId="77777777" w:rsidR="001A5040" w:rsidRDefault="001A5040" w:rsidP="00154023">
      <w:pPr>
        <w:rPr>
          <w:lang w:val="en-US"/>
        </w:rPr>
      </w:pPr>
    </w:p>
    <w:p w14:paraId="41A8C446" w14:textId="77777777" w:rsidR="001A5040" w:rsidRDefault="001A5040" w:rsidP="00154023">
      <w:pPr>
        <w:rPr>
          <w:lang w:val="en-US"/>
        </w:rPr>
      </w:pPr>
    </w:p>
    <w:p w14:paraId="7164D25E" w14:textId="4086124B" w:rsidR="001A5040" w:rsidRPr="001A5040" w:rsidRDefault="001A5040" w:rsidP="001A5040">
      <w:pPr>
        <w:pStyle w:val="Caption"/>
        <w:rPr>
          <w:sz w:val="24"/>
          <w:szCs w:val="24"/>
          <w:lang w:val="en-US"/>
        </w:rPr>
      </w:pPr>
      <w:bookmarkStart w:id="121" w:name="_Ref416973195"/>
      <w:r w:rsidRPr="00616B27">
        <w:rPr>
          <w:sz w:val="24"/>
          <w:szCs w:val="24"/>
          <w:lang w:val="en-US"/>
        </w:rPr>
        <w:t xml:space="preserve">Figure </w:t>
      </w:r>
      <w:r w:rsidRPr="00616B27">
        <w:rPr>
          <w:sz w:val="24"/>
          <w:szCs w:val="24"/>
          <w:lang w:val="en-US"/>
        </w:rPr>
        <w:fldChar w:fldCharType="begin"/>
      </w:r>
      <w:r w:rsidRPr="00616B27">
        <w:rPr>
          <w:sz w:val="24"/>
          <w:szCs w:val="24"/>
          <w:lang w:val="en-US"/>
        </w:rPr>
        <w:instrText xml:space="preserve"> SEQ Figure \* ARABIC </w:instrText>
      </w:r>
      <w:r w:rsidRPr="00616B27">
        <w:rPr>
          <w:sz w:val="24"/>
          <w:szCs w:val="24"/>
          <w:lang w:val="en-US"/>
        </w:rPr>
        <w:fldChar w:fldCharType="separate"/>
      </w:r>
      <w:ins w:id="122" w:author="Hümbelin Oliver" w:date="2015-04-20T20:19:00Z">
        <w:r w:rsidR="007C739D">
          <w:rPr>
            <w:noProof/>
            <w:sz w:val="24"/>
            <w:szCs w:val="24"/>
            <w:lang w:val="en-US"/>
          </w:rPr>
          <w:t>5</w:t>
        </w:r>
      </w:ins>
      <w:del w:id="123" w:author="Hümbelin Oliver" w:date="2015-04-20T20:19:00Z">
        <w:r w:rsidDel="007C739D">
          <w:rPr>
            <w:noProof/>
            <w:sz w:val="24"/>
            <w:szCs w:val="24"/>
            <w:lang w:val="en-US"/>
          </w:rPr>
          <w:delText>4</w:delText>
        </w:r>
      </w:del>
      <w:r w:rsidRPr="00616B27">
        <w:rPr>
          <w:sz w:val="24"/>
          <w:szCs w:val="24"/>
          <w:lang w:val="en-US"/>
        </w:rPr>
        <w:fldChar w:fldCharType="end"/>
      </w:r>
      <w:bookmarkEnd w:id="121"/>
      <w:r w:rsidRPr="003757F4">
        <w:rPr>
          <w:sz w:val="24"/>
          <w:szCs w:val="24"/>
          <w:lang w:val="en-US"/>
        </w:rPr>
        <w:t xml:space="preserve">: </w:t>
      </w:r>
      <w:r>
        <w:rPr>
          <w:sz w:val="24"/>
          <w:szCs w:val="24"/>
          <w:lang w:val="en-US"/>
        </w:rPr>
        <w:t xml:space="preserve">Inequality trends comparing taxable income to disposable income </w:t>
      </w:r>
      <w:r>
        <w:rPr>
          <w:sz w:val="24"/>
          <w:szCs w:val="24"/>
          <w:lang w:val="en-US"/>
        </w:rPr>
        <w:br/>
      </w:r>
      <w:r w:rsidRPr="007A5603">
        <w:rPr>
          <w:i/>
          <w:lang w:val="en-US"/>
        </w:rPr>
        <w:t xml:space="preserve">Source: </w:t>
      </w:r>
      <w:r w:rsidR="00592381">
        <w:rPr>
          <w:i/>
          <w:lang w:val="en-US"/>
        </w:rPr>
        <w:t>Cantonal micro tax data from Bern</w:t>
      </w:r>
    </w:p>
    <w:moveFromRangeStart w:id="124" w:author="Hümbelin Oliver" w:date="2015-04-20T20:33:00Z" w:name="move417325355"/>
    <w:p w14:paraId="16BE1A49" w14:textId="52B657C2" w:rsidR="00BD20DB" w:rsidDel="00250B6E" w:rsidRDefault="001A5040" w:rsidP="00154023">
      <w:pPr>
        <w:rPr>
          <w:lang w:val="en-US"/>
        </w:rPr>
      </w:pPr>
      <w:moveFrom w:id="125" w:author="Hümbelin Oliver" w:date="2015-04-20T20:33:00Z">
        <w:r w:rsidDel="00250B6E">
          <w:rPr>
            <w:lang w:val="en-US"/>
          </w:rPr>
          <w:fldChar w:fldCharType="begin"/>
        </w:r>
        <w:r w:rsidDel="00250B6E">
          <w:rPr>
            <w:lang w:val="en-US"/>
          </w:rPr>
          <w:instrText xml:space="preserve"> REF _Ref416973195 \h  \* MERGEFORMAT </w:instrText>
        </w:r>
        <w:r w:rsidDel="00250B6E">
          <w:rPr>
            <w:lang w:val="en-US"/>
          </w:rPr>
        </w:r>
        <w:r w:rsidDel="00250B6E">
          <w:rPr>
            <w:lang w:val="en-US"/>
          </w:rPr>
          <w:fldChar w:fldCharType="separate"/>
        </w:r>
        <w:r w:rsidRPr="001A5040" w:rsidDel="00250B6E">
          <w:rPr>
            <w:lang w:val="en-US"/>
          </w:rPr>
          <w:t>Figure 4</w:t>
        </w:r>
        <w:r w:rsidDel="00250B6E">
          <w:rPr>
            <w:lang w:val="en-US"/>
          </w:rPr>
          <w:fldChar w:fldCharType="end"/>
        </w:r>
        <w:r w:rsidDel="00250B6E">
          <w:rPr>
            <w:lang w:val="en-US"/>
          </w:rPr>
          <w:t xml:space="preserve"> </w:t>
        </w:r>
        <w:r w:rsidR="00F5771C" w:rsidDel="00250B6E">
          <w:rPr>
            <w:lang w:val="en-US"/>
          </w:rPr>
          <w:t xml:space="preserve">shows, that the Gini coefficient based on taxable income </w:t>
        </w:r>
        <w:r w:rsidR="001B03E1" w:rsidDel="00250B6E">
          <w:rPr>
            <w:lang w:val="en-US"/>
          </w:rPr>
          <w:t>are</w:t>
        </w:r>
        <w:r w:rsidR="00F5771C" w:rsidDel="00250B6E">
          <w:rPr>
            <w:lang w:val="en-US"/>
          </w:rPr>
          <w:t xml:space="preserve"> </w:t>
        </w:r>
        <w:r w:rsidR="001B03E1" w:rsidDel="00250B6E">
          <w:rPr>
            <w:lang w:val="en-US"/>
          </w:rPr>
          <w:t>in general highest and the difference between the theoretical</w:t>
        </w:r>
        <w:r w:rsidR="002F0454" w:rsidDel="00250B6E">
          <w:rPr>
            <w:lang w:val="en-US"/>
          </w:rPr>
          <w:t>ly</w:t>
        </w:r>
        <w:r w:rsidR="001B03E1" w:rsidDel="00250B6E">
          <w:rPr>
            <w:lang w:val="en-US"/>
          </w:rPr>
          <w:t xml:space="preserve"> more sound disposable income (total income after taxes</w:t>
        </w:r>
        <w:r w:rsidDel="00250B6E">
          <w:rPr>
            <w:lang w:val="en-US"/>
          </w:rPr>
          <w:t xml:space="preserve"> and private transfer</w:t>
        </w:r>
        <w:r w:rsidR="001B03E1" w:rsidDel="00250B6E">
          <w:rPr>
            <w:lang w:val="en-US"/>
          </w:rPr>
          <w:t xml:space="preserve">) and the often available taxable income is huge (roughly ∆ 0.1 each year). Surprising is the fact, that a bigger part of the difference </w:t>
        </w:r>
        <w:r w:rsidR="002F0454" w:rsidDel="00250B6E">
          <w:rPr>
            <w:lang w:val="en-US"/>
          </w:rPr>
          <w:t>is explained by</w:t>
        </w:r>
        <w:r w:rsidR="001B03E1" w:rsidDel="00250B6E">
          <w:rPr>
            <w:lang w:val="en-US"/>
          </w:rPr>
          <w:t xml:space="preserve"> deductions, while an inequality reduction through progressive taxation is present, but </w:t>
        </w:r>
        <w:r w:rsidR="002F0454" w:rsidDel="00250B6E">
          <w:rPr>
            <w:lang w:val="en-US"/>
          </w:rPr>
          <w:t xml:space="preserve">has a comparably </w:t>
        </w:r>
        <w:r w:rsidR="001B03E1" w:rsidDel="00250B6E">
          <w:rPr>
            <w:lang w:val="en-US"/>
          </w:rPr>
          <w:t>lower impact.</w:t>
        </w:r>
        <w:r w:rsidR="00F5771C" w:rsidDel="00250B6E">
          <w:rPr>
            <w:lang w:val="en-US"/>
          </w:rPr>
          <w:t xml:space="preserve">   </w:t>
        </w:r>
      </w:moveFrom>
    </w:p>
    <w:moveFromRangeEnd w:id="124"/>
    <w:p w14:paraId="24D052BF" w14:textId="77777777" w:rsidR="00BD20DB" w:rsidRDefault="00BD20DB" w:rsidP="00154023">
      <w:pPr>
        <w:rPr>
          <w:lang w:val="en-US"/>
        </w:rPr>
      </w:pPr>
    </w:p>
    <w:p w14:paraId="55DBE995" w14:textId="385BF9BE" w:rsidR="00902218" w:rsidRPr="00616B27" w:rsidRDefault="00E90501" w:rsidP="00154023">
      <w:pPr>
        <w:pStyle w:val="Heading3"/>
        <w:rPr>
          <w:i/>
          <w:lang w:val="en-US"/>
        </w:rPr>
      </w:pPr>
      <w:bookmarkStart w:id="126" w:name="_Ref404961181"/>
      <w:bookmarkStart w:id="127" w:name="_Toc406505795"/>
      <w:r>
        <w:rPr>
          <w:i/>
          <w:lang w:val="en-US"/>
        </w:rPr>
        <w:t xml:space="preserve">Using </w:t>
      </w:r>
      <w:r w:rsidR="0040615D" w:rsidRPr="0040615D">
        <w:rPr>
          <w:i/>
          <w:lang w:val="en-US"/>
        </w:rPr>
        <w:t>Income corrected with an equivalence scale based on tax information</w:t>
      </w:r>
      <w:bookmarkEnd w:id="126"/>
      <w:bookmarkEnd w:id="127"/>
    </w:p>
    <w:p w14:paraId="42C46ED0" w14:textId="7EF069EC" w:rsidR="00B410D9" w:rsidRDefault="00DD3A93" w:rsidP="00B410D9">
      <w:pPr>
        <w:rPr>
          <w:ins w:id="128" w:author="Hümbelin Oliver" w:date="2015-04-16T12:14:00Z"/>
          <w:lang w:val="en-US"/>
        </w:rPr>
      </w:pPr>
      <w:r>
        <w:rPr>
          <w:lang w:val="en-US"/>
        </w:rPr>
        <w:t xml:space="preserve">Income inequality studies often work with an </w:t>
      </w:r>
      <w:r w:rsidRPr="00406373">
        <w:rPr>
          <w:i/>
          <w:lang w:val="en-US"/>
        </w:rPr>
        <w:t xml:space="preserve">equivalence </w:t>
      </w:r>
      <w:r w:rsidR="00B410D9" w:rsidRPr="00406373">
        <w:rPr>
          <w:i/>
          <w:lang w:val="en-US"/>
        </w:rPr>
        <w:t>scale</w:t>
      </w:r>
      <w:r w:rsidR="00B410D9">
        <w:rPr>
          <w:lang w:val="en-US"/>
        </w:rPr>
        <w:t xml:space="preserve"> </w:t>
      </w:r>
      <w:r w:rsidR="00ED647C">
        <w:rPr>
          <w:lang w:val="en-US"/>
        </w:rPr>
        <w:t>to account</w:t>
      </w:r>
      <w:r>
        <w:rPr>
          <w:lang w:val="en-US"/>
        </w:rPr>
        <w:t xml:space="preserve"> for the number of household </w:t>
      </w:r>
      <w:r w:rsidR="00B410D9">
        <w:rPr>
          <w:lang w:val="en-US"/>
        </w:rPr>
        <w:t xml:space="preserve">members that potentially share income and resources. Because tax data refers to fiscal </w:t>
      </w:r>
      <w:r w:rsidR="00743774">
        <w:rPr>
          <w:lang w:val="en-US"/>
        </w:rPr>
        <w:t>household</w:t>
      </w:r>
      <w:r w:rsidR="00B410D9">
        <w:rPr>
          <w:lang w:val="en-US"/>
        </w:rPr>
        <w:t>s</w:t>
      </w:r>
      <w:r w:rsidR="00743774">
        <w:rPr>
          <w:lang w:val="en-US"/>
        </w:rPr>
        <w:t xml:space="preserve"> and</w:t>
      </w:r>
      <w:r w:rsidR="00B410D9">
        <w:rPr>
          <w:lang w:val="en-US"/>
        </w:rPr>
        <w:t xml:space="preserve"> not</w:t>
      </w:r>
      <w:r w:rsidR="00ED647C">
        <w:rPr>
          <w:lang w:val="en-US"/>
        </w:rPr>
        <w:t xml:space="preserve"> to</w:t>
      </w:r>
      <w:r w:rsidR="00B410D9">
        <w:rPr>
          <w:lang w:val="en-US"/>
        </w:rPr>
        <w:t xml:space="preserve"> real households</w:t>
      </w:r>
      <w:r w:rsidR="006A734E">
        <w:rPr>
          <w:lang w:val="en-US"/>
        </w:rPr>
        <w:t xml:space="preserve">, it is only possible to use </w:t>
      </w:r>
      <w:r w:rsidR="00B410D9">
        <w:rPr>
          <w:lang w:val="en-US"/>
        </w:rPr>
        <w:t>an approximation of the equivalence concept</w:t>
      </w:r>
      <w:r w:rsidR="006A734E">
        <w:rPr>
          <w:lang w:val="en-US"/>
        </w:rPr>
        <w:t xml:space="preserve">, which uses </w:t>
      </w:r>
      <w:r w:rsidR="00634342">
        <w:rPr>
          <w:lang w:val="en-US"/>
        </w:rPr>
        <w:t xml:space="preserve">a </w:t>
      </w:r>
      <w:r w:rsidR="00B410D9" w:rsidRPr="003B2B0A">
        <w:rPr>
          <w:lang w:val="en-US"/>
        </w:rPr>
        <w:t xml:space="preserve">scale </w:t>
      </w:r>
      <w:r w:rsidR="006A734E">
        <w:rPr>
          <w:lang w:val="en-US"/>
        </w:rPr>
        <w:t xml:space="preserve">that </w:t>
      </w:r>
      <w:r w:rsidR="00634342">
        <w:rPr>
          <w:lang w:val="en-US"/>
        </w:rPr>
        <w:t>is based on</w:t>
      </w:r>
      <w:r w:rsidR="00B410D9" w:rsidRPr="003B2B0A">
        <w:rPr>
          <w:lang w:val="en-US"/>
        </w:rPr>
        <w:t xml:space="preserve"> information out of tax data</w:t>
      </w:r>
      <w:r w:rsidR="00202C51">
        <w:rPr>
          <w:lang w:val="en-US"/>
        </w:rPr>
        <w:t xml:space="preserve"> and applied to tax units</w:t>
      </w:r>
      <w:r w:rsidR="00B410D9" w:rsidRPr="003B2B0A">
        <w:rPr>
          <w:lang w:val="en-US"/>
        </w:rPr>
        <w:t>. The incomes of single households are divided by 1 (no change), for married tax units the equivalence-factor is 1.5. For every child and person supported by the tax-unit a value of 0.3 is added to the</w:t>
      </w:r>
      <w:r w:rsidR="00B410D9">
        <w:rPr>
          <w:lang w:val="en-US"/>
        </w:rPr>
        <w:t xml:space="preserve"> denominator</w:t>
      </w:r>
      <w:r w:rsidR="00B410D9" w:rsidRPr="003B2B0A">
        <w:rPr>
          <w:lang w:val="en-US"/>
        </w:rPr>
        <w:t>.</w:t>
      </w:r>
      <w:r w:rsidR="007B5DDD">
        <w:rPr>
          <w:lang w:val="en-US"/>
        </w:rPr>
        <w:t xml:space="preserve"> </w:t>
      </w:r>
      <w:r w:rsidR="006C38EE">
        <w:rPr>
          <w:lang w:val="en-US"/>
        </w:rPr>
        <w:t>These calculation steps</w:t>
      </w:r>
      <w:r w:rsidR="007B5DDD">
        <w:rPr>
          <w:lang w:val="en-US"/>
        </w:rPr>
        <w:t xml:space="preserve"> </w:t>
      </w:r>
      <w:r w:rsidR="000740F8">
        <w:rPr>
          <w:lang w:val="en-US"/>
        </w:rPr>
        <w:t>follow</w:t>
      </w:r>
      <w:r w:rsidR="006C38EE">
        <w:rPr>
          <w:lang w:val="en-US"/>
        </w:rPr>
        <w:t xml:space="preserve"> </w:t>
      </w:r>
      <w:r w:rsidR="007B5DDD">
        <w:rPr>
          <w:lang w:val="en-US"/>
        </w:rPr>
        <w:t>the logic</w:t>
      </w:r>
      <w:r w:rsidR="00202C51">
        <w:rPr>
          <w:lang w:val="en-US"/>
        </w:rPr>
        <w:t xml:space="preserve"> of</w:t>
      </w:r>
      <w:r w:rsidR="007B5DDD">
        <w:rPr>
          <w:lang w:val="en-US"/>
        </w:rPr>
        <w:t xml:space="preserve"> the modified OECD-Scale (OECD, 2013:173)</w:t>
      </w:r>
      <w:r w:rsidR="00783DA9">
        <w:rPr>
          <w:rStyle w:val="FootnoteReference"/>
          <w:lang w:val="en-US"/>
        </w:rPr>
        <w:footnoteReference w:id="9"/>
      </w:r>
      <w:r w:rsidR="007B5DDD">
        <w:rPr>
          <w:lang w:val="en-US"/>
        </w:rPr>
        <w:t>.</w:t>
      </w:r>
      <w:r w:rsidR="00783DA9">
        <w:rPr>
          <w:lang w:val="en-US"/>
        </w:rPr>
        <w:t xml:space="preserve"> By comparing </w:t>
      </w:r>
      <w:r w:rsidR="00B410D9">
        <w:rPr>
          <w:lang w:val="en-US"/>
        </w:rPr>
        <w:t xml:space="preserve">Gini-time series for </w:t>
      </w:r>
      <w:r w:rsidR="00783DA9">
        <w:rPr>
          <w:lang w:val="en-US"/>
        </w:rPr>
        <w:t>taxable</w:t>
      </w:r>
      <w:r w:rsidR="00B410D9">
        <w:rPr>
          <w:lang w:val="en-US"/>
        </w:rPr>
        <w:t xml:space="preserve"> income with a</w:t>
      </w:r>
      <w:r w:rsidR="00FD7AF3">
        <w:rPr>
          <w:lang w:val="en-US"/>
        </w:rPr>
        <w:t>nd without implementation of this</w:t>
      </w:r>
      <w:r w:rsidR="00B410D9">
        <w:rPr>
          <w:lang w:val="en-US"/>
        </w:rPr>
        <w:t xml:space="preserve"> pseudo equivalence scale, we examine how strong the assessment of inequality is affected by this scale.</w:t>
      </w:r>
      <w:r w:rsidR="00783DA9">
        <w:rPr>
          <w:lang w:val="en-US"/>
        </w:rPr>
        <w:t xml:space="preserve"> </w:t>
      </w:r>
      <w:r w:rsidR="00B410D9" w:rsidRPr="003B2B0A">
        <w:rPr>
          <w:lang w:val="en-US"/>
        </w:rPr>
        <w:t>Because excluding the group of not-taxed</w:t>
      </w:r>
      <w:r w:rsidR="00783DA9">
        <w:rPr>
          <w:lang w:val="en-US"/>
        </w:rPr>
        <w:t xml:space="preserve"> (on the influence of non-taxed see section </w:t>
      </w:r>
      <w:r w:rsidR="00783DA9">
        <w:rPr>
          <w:lang w:val="en-US"/>
        </w:rPr>
        <w:fldChar w:fldCharType="begin"/>
      </w:r>
      <w:r w:rsidR="00783DA9">
        <w:rPr>
          <w:lang w:val="en-US"/>
        </w:rPr>
        <w:instrText xml:space="preserve"> REF _Ref405910412 \r \h </w:instrText>
      </w:r>
      <w:r w:rsidR="00783DA9">
        <w:rPr>
          <w:lang w:val="en-US"/>
        </w:rPr>
      </w:r>
      <w:r w:rsidR="00783DA9">
        <w:rPr>
          <w:lang w:val="en-US"/>
        </w:rPr>
        <w:fldChar w:fldCharType="separate"/>
      </w:r>
      <w:r w:rsidR="00B748B5">
        <w:rPr>
          <w:lang w:val="en-US"/>
        </w:rPr>
        <w:t>5.4.3</w:t>
      </w:r>
      <w:r w:rsidR="00783DA9">
        <w:rPr>
          <w:lang w:val="en-US"/>
        </w:rPr>
        <w:fldChar w:fldCharType="end"/>
      </w:r>
      <w:r w:rsidR="00783DA9">
        <w:rPr>
          <w:lang w:val="en-US"/>
        </w:rPr>
        <w:t xml:space="preserve">) </w:t>
      </w:r>
      <w:r w:rsidR="00B410D9" w:rsidRPr="003B2B0A">
        <w:rPr>
          <w:lang w:val="en-US"/>
        </w:rPr>
        <w:t>leads to a longer time-series</w:t>
      </w:r>
      <w:r w:rsidR="000740F8">
        <w:rPr>
          <w:lang w:val="en-US"/>
        </w:rPr>
        <w:t>,</w:t>
      </w:r>
      <w:r w:rsidR="00B410D9" w:rsidRPr="003B2B0A">
        <w:rPr>
          <w:lang w:val="en-US"/>
        </w:rPr>
        <w:t xml:space="preserve"> we provide four time-series in total (two possibilities to compare the effect of </w:t>
      </w:r>
      <w:r w:rsidR="00783DA9">
        <w:rPr>
          <w:lang w:val="en-US"/>
        </w:rPr>
        <w:t>the</w:t>
      </w:r>
      <w:r w:rsidR="00B410D9" w:rsidRPr="003B2B0A">
        <w:rPr>
          <w:lang w:val="en-US"/>
        </w:rPr>
        <w:t xml:space="preserve"> equivalence scale).</w:t>
      </w:r>
      <w:r w:rsidR="00783DA9">
        <w:rPr>
          <w:lang w:val="en-US"/>
        </w:rPr>
        <w:t xml:space="preserve"> </w:t>
      </w:r>
    </w:p>
    <w:p w14:paraId="27BAB425" w14:textId="77777777" w:rsidR="001B03E1" w:rsidRDefault="001B03E1" w:rsidP="00B410D9">
      <w:pPr>
        <w:rPr>
          <w:ins w:id="130" w:author="Hümbelin Oliver" w:date="2015-04-16T12:14:00Z"/>
          <w:lang w:val="en-US"/>
        </w:rPr>
      </w:pPr>
    </w:p>
    <w:p w14:paraId="6E3FE35B" w14:textId="681C77FF" w:rsidR="001B03E1" w:rsidRDefault="002F0454" w:rsidP="00B410D9">
      <w:pPr>
        <w:rPr>
          <w:lang w:val="en-US"/>
        </w:rPr>
      </w:pPr>
      <w:ins w:id="131" w:author="Hümbelin Oliver" w:date="2015-04-16T12:14:00Z">
        <w:r>
          <w:rPr>
            <w:noProof/>
            <w:lang w:eastAsia="de-CH"/>
          </w:rPr>
          <w:lastRenderedPageBreak/>
          <w:drawing>
            <wp:inline distT="0" distB="0" distL="0" distR="0" wp14:anchorId="273455D1" wp14:editId="5B581C38">
              <wp:extent cx="6011545" cy="3328035"/>
              <wp:effectExtent l="0" t="0" r="825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1545" cy="3328035"/>
                      </a:xfrm>
                      <a:prstGeom prst="rect">
                        <a:avLst/>
                      </a:prstGeom>
                      <a:noFill/>
                      <a:ln>
                        <a:noFill/>
                      </a:ln>
                    </pic:spPr>
                  </pic:pic>
                </a:graphicData>
              </a:graphic>
            </wp:inline>
          </w:drawing>
        </w:r>
      </w:ins>
    </w:p>
    <w:p w14:paraId="490B6ED8" w14:textId="0D9AB483" w:rsidR="001B03E1" w:rsidRPr="002A2ED7" w:rsidRDefault="001B03E1" w:rsidP="002A2ED7">
      <w:pPr>
        <w:pStyle w:val="Caption"/>
        <w:rPr>
          <w:sz w:val="24"/>
          <w:szCs w:val="24"/>
          <w:lang w:val="en-US"/>
        </w:rPr>
      </w:pPr>
      <w:r w:rsidRPr="00616B27">
        <w:rPr>
          <w:sz w:val="24"/>
          <w:szCs w:val="24"/>
          <w:lang w:val="en-US"/>
        </w:rPr>
        <w:t xml:space="preserve">Figure </w:t>
      </w:r>
      <w:r w:rsidRPr="00616B27">
        <w:rPr>
          <w:sz w:val="24"/>
          <w:szCs w:val="24"/>
          <w:lang w:val="en-US"/>
        </w:rPr>
        <w:fldChar w:fldCharType="begin"/>
      </w:r>
      <w:r w:rsidRPr="00616B27">
        <w:rPr>
          <w:sz w:val="24"/>
          <w:szCs w:val="24"/>
          <w:lang w:val="en-US"/>
        </w:rPr>
        <w:instrText xml:space="preserve"> SEQ Figure \* ARABIC </w:instrText>
      </w:r>
      <w:r w:rsidRPr="00616B27">
        <w:rPr>
          <w:sz w:val="24"/>
          <w:szCs w:val="24"/>
          <w:lang w:val="en-US"/>
        </w:rPr>
        <w:fldChar w:fldCharType="separate"/>
      </w:r>
      <w:ins w:id="132" w:author="Hümbelin Oliver" w:date="2015-04-20T20:19:00Z">
        <w:r w:rsidR="007C739D">
          <w:rPr>
            <w:noProof/>
            <w:sz w:val="24"/>
            <w:szCs w:val="24"/>
            <w:lang w:val="en-US"/>
          </w:rPr>
          <w:t>6</w:t>
        </w:r>
      </w:ins>
      <w:del w:id="133" w:author="Hümbelin Oliver" w:date="2015-04-20T20:19:00Z">
        <w:r w:rsidDel="007C739D">
          <w:rPr>
            <w:noProof/>
            <w:sz w:val="24"/>
            <w:szCs w:val="24"/>
            <w:lang w:val="en-US"/>
          </w:rPr>
          <w:delText>4</w:delText>
        </w:r>
      </w:del>
      <w:r w:rsidRPr="00616B27">
        <w:rPr>
          <w:sz w:val="24"/>
          <w:szCs w:val="24"/>
          <w:lang w:val="en-US"/>
        </w:rPr>
        <w:fldChar w:fldCharType="end"/>
      </w:r>
      <w:r w:rsidRPr="003757F4">
        <w:rPr>
          <w:sz w:val="24"/>
          <w:szCs w:val="24"/>
          <w:lang w:val="en-US"/>
        </w:rPr>
        <w:t xml:space="preserve">: </w:t>
      </w:r>
      <w:r>
        <w:rPr>
          <w:sz w:val="24"/>
          <w:szCs w:val="24"/>
          <w:lang w:val="en-US"/>
        </w:rPr>
        <w:t>Inequality trends using a tax based equivalence scale</w:t>
      </w:r>
      <w:r>
        <w:rPr>
          <w:sz w:val="24"/>
          <w:szCs w:val="24"/>
          <w:lang w:val="en-US"/>
        </w:rPr>
        <w:br/>
      </w:r>
      <w:r w:rsidRPr="007A5603">
        <w:rPr>
          <w:i/>
          <w:lang w:val="en-US"/>
        </w:rPr>
        <w:t xml:space="preserve">Source: </w:t>
      </w:r>
      <w:r w:rsidR="00746BF0" w:rsidRPr="007A5603">
        <w:rPr>
          <w:i/>
          <w:lang w:val="en-US"/>
        </w:rPr>
        <w:t xml:space="preserve">Key Figures </w:t>
      </w:r>
      <w:del w:id="134" w:author="Hümbelin Oliver" w:date="2015-04-20T19:56:00Z">
        <w:r w:rsidR="00746BF0" w:rsidRPr="007A5603" w:rsidDel="00747A43">
          <w:rPr>
            <w:i/>
            <w:lang w:val="en-US"/>
          </w:rPr>
          <w:delText>from Swiss F</w:delText>
        </w:r>
        <w:r w:rsidR="00746BF0" w:rsidDel="00747A43">
          <w:rPr>
            <w:i/>
            <w:lang w:val="en-US"/>
          </w:rPr>
          <w:delText xml:space="preserve">ederal Tax Administration </w:delText>
        </w:r>
      </w:del>
      <w:r w:rsidR="00746BF0">
        <w:rPr>
          <w:i/>
          <w:lang w:val="en-US"/>
        </w:rPr>
        <w:t>(FTA)</w:t>
      </w:r>
    </w:p>
    <w:p w14:paraId="1634A268" w14:textId="5E938200" w:rsidR="00B410D9" w:rsidRDefault="00B410D9" w:rsidP="00B410D9">
      <w:pPr>
        <w:rPr>
          <w:lang w:val="en-US"/>
        </w:rPr>
      </w:pPr>
      <w:r w:rsidRPr="003B2B0A">
        <w:rPr>
          <w:lang w:val="en-US"/>
        </w:rPr>
        <w:t>The implementation of an equivalence scale does not have a major impact o</w:t>
      </w:r>
      <w:r>
        <w:rPr>
          <w:lang w:val="en-US"/>
        </w:rPr>
        <w:t>n the assessment of inequalit</w:t>
      </w:r>
      <w:r w:rsidR="00202C51">
        <w:rPr>
          <w:lang w:val="en-US"/>
        </w:rPr>
        <w:t>y</w:t>
      </w:r>
      <w:r>
        <w:rPr>
          <w:lang w:val="en-US"/>
        </w:rPr>
        <w:t xml:space="preserve"> </w:t>
      </w:r>
      <w:r w:rsidRPr="003B2B0A">
        <w:rPr>
          <w:lang w:val="en-US"/>
        </w:rPr>
        <w:t xml:space="preserve">(see </w:t>
      </w:r>
      <w:r w:rsidR="00DD5282">
        <w:rPr>
          <w:lang w:val="en-US"/>
        </w:rPr>
        <w:fldChar w:fldCharType="begin"/>
      </w:r>
      <w:r w:rsidR="00DD5282">
        <w:rPr>
          <w:lang w:val="en-US"/>
        </w:rPr>
        <w:instrText xml:space="preserve"> REF _Ref406511509 \h  \* MERGEFORMAT </w:instrText>
      </w:r>
      <w:r w:rsidR="00DD5282">
        <w:rPr>
          <w:lang w:val="en-US"/>
        </w:rPr>
      </w:r>
      <w:r w:rsidR="00DD5282">
        <w:rPr>
          <w:lang w:val="en-US"/>
        </w:rPr>
        <w:fldChar w:fldCharType="separate"/>
      </w:r>
      <w:r w:rsidR="00B748B5" w:rsidRPr="002A2ED7">
        <w:rPr>
          <w:lang w:val="en-US"/>
        </w:rPr>
        <w:t>Figure 3</w:t>
      </w:r>
      <w:r w:rsidR="00DD5282">
        <w:rPr>
          <w:lang w:val="en-US"/>
        </w:rPr>
        <w:fldChar w:fldCharType="end"/>
      </w:r>
      <w:r w:rsidRPr="003B2B0A">
        <w:rPr>
          <w:lang w:val="en-US"/>
        </w:rPr>
        <w:t>). Over the observed time period</w:t>
      </w:r>
      <w:r w:rsidR="00847044">
        <w:rPr>
          <w:lang w:val="en-US"/>
        </w:rPr>
        <w:t>,</w:t>
      </w:r>
      <w:r w:rsidRPr="003B2B0A">
        <w:rPr>
          <w:lang w:val="en-US"/>
        </w:rPr>
        <w:t xml:space="preserve"> the two lines, which can be compared, move more or less parallel</w:t>
      </w:r>
      <w:r w:rsidR="00202C51">
        <w:rPr>
          <w:lang w:val="en-US"/>
        </w:rPr>
        <w:t xml:space="preserve"> and differ only slightly</w:t>
      </w:r>
      <w:r w:rsidRPr="003B2B0A">
        <w:rPr>
          <w:lang w:val="en-US"/>
        </w:rPr>
        <w:t xml:space="preserve">. Because tax units </w:t>
      </w:r>
      <w:r w:rsidR="00847044" w:rsidRPr="003B2B0A">
        <w:rPr>
          <w:lang w:val="en-US"/>
        </w:rPr>
        <w:t xml:space="preserve">depict households </w:t>
      </w:r>
      <w:r w:rsidRPr="003B2B0A">
        <w:rPr>
          <w:lang w:val="en-US"/>
        </w:rPr>
        <w:t>only approximately</w:t>
      </w:r>
      <w:r w:rsidR="00847044">
        <w:rPr>
          <w:lang w:val="en-US"/>
        </w:rPr>
        <w:t>,</w:t>
      </w:r>
      <w:r w:rsidRPr="003B2B0A">
        <w:rPr>
          <w:lang w:val="en-US"/>
        </w:rPr>
        <w:t xml:space="preserve"> the implemented equivalence </w:t>
      </w:r>
      <w:r w:rsidR="009E3507">
        <w:rPr>
          <w:lang w:val="en-US"/>
        </w:rPr>
        <w:t>scale</w:t>
      </w:r>
      <w:r w:rsidRPr="003B2B0A">
        <w:rPr>
          <w:lang w:val="en-US"/>
        </w:rPr>
        <w:t xml:space="preserve"> has </w:t>
      </w:r>
      <w:r w:rsidR="009E3507">
        <w:rPr>
          <w:lang w:val="en-US"/>
        </w:rPr>
        <w:t>conceptual</w:t>
      </w:r>
      <w:r w:rsidRPr="003B2B0A">
        <w:rPr>
          <w:lang w:val="en-US"/>
        </w:rPr>
        <w:t xml:space="preserve"> drawbacks. </w:t>
      </w:r>
    </w:p>
    <w:p w14:paraId="0ED7F8B0" w14:textId="77777777" w:rsidR="00A46585" w:rsidRDefault="00A46585" w:rsidP="00154023">
      <w:pPr>
        <w:rPr>
          <w:lang w:val="en-US"/>
        </w:rPr>
      </w:pPr>
    </w:p>
    <w:p w14:paraId="0DA2DB55" w14:textId="77777777" w:rsidR="009C0F72" w:rsidRDefault="009C0F72" w:rsidP="00154023">
      <w:pPr>
        <w:rPr>
          <w:lang w:val="en-US"/>
        </w:rPr>
      </w:pPr>
    </w:p>
    <w:p w14:paraId="50152042" w14:textId="07F4742C" w:rsidR="00154023" w:rsidRDefault="002B69C3" w:rsidP="00154023">
      <w:pPr>
        <w:pStyle w:val="Heading2"/>
        <w:rPr>
          <w:lang w:val="en-US"/>
        </w:rPr>
      </w:pPr>
      <w:bookmarkStart w:id="135" w:name="_Ref399518083"/>
      <w:bookmarkStart w:id="136" w:name="_Toc406505796"/>
      <w:r>
        <w:rPr>
          <w:lang w:val="en-US"/>
        </w:rPr>
        <w:t>I</w:t>
      </w:r>
      <w:r w:rsidR="00154023" w:rsidRPr="00154023">
        <w:rPr>
          <w:lang w:val="en-US"/>
        </w:rPr>
        <w:t>nequality</w:t>
      </w:r>
      <w:bookmarkEnd w:id="135"/>
      <w:bookmarkEnd w:id="136"/>
      <w:r>
        <w:rPr>
          <w:lang w:val="en-US"/>
        </w:rPr>
        <w:t xml:space="preserve"> measures</w:t>
      </w:r>
    </w:p>
    <w:p w14:paraId="20A0A822" w14:textId="15E9701B" w:rsidR="00E90501" w:rsidRDefault="00B80819" w:rsidP="008C2F1A">
      <w:pPr>
        <w:rPr>
          <w:lang w:val="en-US"/>
        </w:rPr>
      </w:pPr>
      <w:r>
        <w:rPr>
          <w:lang w:val="en-US"/>
        </w:rPr>
        <w:t xml:space="preserve">So far we </w:t>
      </w:r>
      <w:r w:rsidR="006604E7">
        <w:rPr>
          <w:lang w:val="en-US"/>
        </w:rPr>
        <w:t xml:space="preserve">have shown </w:t>
      </w:r>
      <w:r>
        <w:rPr>
          <w:lang w:val="en-US"/>
        </w:rPr>
        <w:t xml:space="preserve">Gini coefficients, the most common measurement of inequality. </w:t>
      </w:r>
      <w:r w:rsidR="006604E7">
        <w:rPr>
          <w:lang w:val="en-US"/>
        </w:rPr>
        <w:t xml:space="preserve">However, </w:t>
      </w:r>
      <w:r>
        <w:rPr>
          <w:lang w:val="en-US"/>
        </w:rPr>
        <w:t xml:space="preserve">the coefficient has certain restrictions. </w:t>
      </w:r>
      <w:r w:rsidR="006604E7">
        <w:rPr>
          <w:lang w:val="en-US"/>
        </w:rPr>
        <w:t>It is generally acknowledged</w:t>
      </w:r>
      <w:r>
        <w:rPr>
          <w:lang w:val="en-US"/>
        </w:rPr>
        <w:t xml:space="preserve"> that the Gini coefficient is more sensitive to the middle part of the distribution and accordingly less sensitive t</w:t>
      </w:r>
      <w:r w:rsidR="004A6F24">
        <w:rPr>
          <w:lang w:val="en-US"/>
        </w:rPr>
        <w:t>o</w:t>
      </w:r>
      <w:r>
        <w:rPr>
          <w:lang w:val="en-US"/>
        </w:rPr>
        <w:t xml:space="preserve"> changes at the extremes. Hence, its informative value is limited. </w:t>
      </w:r>
      <w:r w:rsidR="00BD6DED">
        <w:rPr>
          <w:lang w:val="en-US"/>
        </w:rPr>
        <w:t>Nonetheless</w:t>
      </w:r>
      <w:r w:rsidR="006604E7">
        <w:rPr>
          <w:lang w:val="en-US"/>
        </w:rPr>
        <w:t>,</w:t>
      </w:r>
      <w:r>
        <w:rPr>
          <w:lang w:val="en-US"/>
        </w:rPr>
        <w:t xml:space="preserve"> it is possible to identify periods where inequality increased or decreased, but it is not </w:t>
      </w:r>
      <w:r w:rsidR="00BD6DED">
        <w:rPr>
          <w:lang w:val="en-US"/>
        </w:rPr>
        <w:t>feasible</w:t>
      </w:r>
      <w:r>
        <w:rPr>
          <w:lang w:val="en-US"/>
        </w:rPr>
        <w:t xml:space="preserve"> at all to understand which part of the distribution actually was affected.</w:t>
      </w:r>
      <w:r w:rsidR="00BD6DED">
        <w:rPr>
          <w:lang w:val="en-US"/>
        </w:rPr>
        <w:t xml:space="preserve"> To overcome </w:t>
      </w:r>
      <w:r w:rsidR="00A40C08">
        <w:rPr>
          <w:lang w:val="en-US"/>
        </w:rPr>
        <w:t>these restrictions</w:t>
      </w:r>
      <w:r w:rsidR="00BD6DED">
        <w:rPr>
          <w:lang w:val="en-US"/>
        </w:rPr>
        <w:t xml:space="preserve">, we calculate </w:t>
      </w:r>
      <w:r w:rsidR="004A6F24">
        <w:rPr>
          <w:lang w:val="en-US"/>
        </w:rPr>
        <w:t>additional</w:t>
      </w:r>
      <w:r w:rsidR="00BD6DED">
        <w:rPr>
          <w:lang w:val="en-US"/>
        </w:rPr>
        <w:t xml:space="preserve"> measures (</w:t>
      </w:r>
      <w:r w:rsidR="00BD6DED">
        <w:rPr>
          <w:lang w:val="en-US"/>
        </w:rPr>
        <w:fldChar w:fldCharType="begin"/>
      </w:r>
      <w:r w:rsidR="00BD6DED">
        <w:rPr>
          <w:lang w:val="en-US"/>
        </w:rPr>
        <w:instrText xml:space="preserve"> REF _Ref405912025 \r \h </w:instrText>
      </w:r>
      <w:r w:rsidR="00BD6DED">
        <w:rPr>
          <w:lang w:val="en-US"/>
        </w:rPr>
      </w:r>
      <w:r w:rsidR="00BD6DED">
        <w:rPr>
          <w:lang w:val="en-US"/>
        </w:rPr>
        <w:fldChar w:fldCharType="separate"/>
      </w:r>
      <w:r w:rsidR="003A0B2F">
        <w:rPr>
          <w:lang w:val="en-US"/>
        </w:rPr>
        <w:t>4</w:t>
      </w:r>
      <w:r w:rsidR="00B748B5">
        <w:rPr>
          <w:lang w:val="en-US"/>
        </w:rPr>
        <w:t>.2.1</w:t>
      </w:r>
      <w:r w:rsidR="00BD6DED">
        <w:rPr>
          <w:lang w:val="en-US"/>
        </w:rPr>
        <w:fldChar w:fldCharType="end"/>
      </w:r>
      <w:r w:rsidR="00BD6DED">
        <w:rPr>
          <w:lang w:val="en-US"/>
        </w:rPr>
        <w:t>) and expand the analysis with relative distribution methods (</w:t>
      </w:r>
      <w:r w:rsidR="00BD6DED">
        <w:rPr>
          <w:lang w:val="en-US"/>
        </w:rPr>
        <w:fldChar w:fldCharType="begin"/>
      </w:r>
      <w:r w:rsidR="00BD6DED">
        <w:rPr>
          <w:lang w:val="en-US"/>
        </w:rPr>
        <w:instrText xml:space="preserve"> REF _Ref405912071 \r \h </w:instrText>
      </w:r>
      <w:r w:rsidR="00BD6DED">
        <w:rPr>
          <w:lang w:val="en-US"/>
        </w:rPr>
      </w:r>
      <w:r w:rsidR="00BD6DED">
        <w:rPr>
          <w:lang w:val="en-US"/>
        </w:rPr>
        <w:fldChar w:fldCharType="separate"/>
      </w:r>
      <w:r w:rsidR="003A0B2F">
        <w:rPr>
          <w:lang w:val="en-US"/>
        </w:rPr>
        <w:t>4</w:t>
      </w:r>
      <w:r w:rsidR="00B748B5">
        <w:rPr>
          <w:lang w:val="en-US"/>
        </w:rPr>
        <w:t>.2.2</w:t>
      </w:r>
      <w:r w:rsidR="00BD6DED">
        <w:rPr>
          <w:lang w:val="en-US"/>
        </w:rPr>
        <w:fldChar w:fldCharType="end"/>
      </w:r>
      <w:r w:rsidR="00BD6DED">
        <w:rPr>
          <w:lang w:val="en-US"/>
        </w:rPr>
        <w:t>).</w:t>
      </w:r>
    </w:p>
    <w:p w14:paraId="4CF8771C" w14:textId="77777777" w:rsidR="00E90501" w:rsidRDefault="00E90501" w:rsidP="008C2F1A">
      <w:pPr>
        <w:rPr>
          <w:lang w:val="en-US"/>
        </w:rPr>
      </w:pPr>
    </w:p>
    <w:p w14:paraId="72FE4B6E" w14:textId="22284CED" w:rsidR="00E90501" w:rsidRDefault="00FB5E6C" w:rsidP="00A40C08">
      <w:pPr>
        <w:pStyle w:val="Heading3"/>
        <w:rPr>
          <w:i/>
          <w:lang w:val="en-US"/>
        </w:rPr>
      </w:pPr>
      <w:bookmarkStart w:id="137" w:name="_Ref405912025"/>
      <w:bookmarkStart w:id="138" w:name="_Toc406505797"/>
      <w:r>
        <w:rPr>
          <w:i/>
          <w:lang w:val="en-US"/>
        </w:rPr>
        <w:t>Change over time with several</w:t>
      </w:r>
      <w:r w:rsidR="00E90501" w:rsidRPr="00E90501">
        <w:rPr>
          <w:i/>
          <w:lang w:val="en-US"/>
        </w:rPr>
        <w:t xml:space="preserve"> one population measures</w:t>
      </w:r>
      <w:bookmarkEnd w:id="137"/>
      <w:bookmarkEnd w:id="138"/>
    </w:p>
    <w:p w14:paraId="00CEC4F4" w14:textId="77777777" w:rsidR="00D70029" w:rsidRPr="008A44AD" w:rsidRDefault="00A40C08" w:rsidP="00D70029">
      <w:pPr>
        <w:rPr>
          <w:lang w:val="en-US"/>
        </w:rPr>
      </w:pPr>
      <w:r>
        <w:rPr>
          <w:lang w:val="en-US"/>
        </w:rPr>
        <w:t xml:space="preserve">To overcome the restricted focus on the middle part of the </w:t>
      </w:r>
      <w:r w:rsidR="005042AA">
        <w:rPr>
          <w:lang w:val="en-US"/>
        </w:rPr>
        <w:t>income spectrum</w:t>
      </w:r>
      <w:r>
        <w:rPr>
          <w:lang w:val="en-US"/>
        </w:rPr>
        <w:t xml:space="preserve"> we compare the </w:t>
      </w:r>
      <w:r w:rsidR="004A6F24">
        <w:rPr>
          <w:lang w:val="en-US"/>
        </w:rPr>
        <w:t>G</w:t>
      </w:r>
      <w:r>
        <w:rPr>
          <w:lang w:val="en-US"/>
        </w:rPr>
        <w:t xml:space="preserve">ini coefficient time series to inequality measures that are more sensitive to other parts of the distribution. </w:t>
      </w:r>
      <w:r w:rsidR="009E3507">
        <w:rPr>
          <w:lang w:val="en-US"/>
        </w:rPr>
        <w:t>For that purpose we</w:t>
      </w:r>
      <w:r>
        <w:rPr>
          <w:lang w:val="en-US"/>
        </w:rPr>
        <w:t xml:space="preserve"> calculate the Atkinson</w:t>
      </w:r>
      <w:r w:rsidR="005F1CAF">
        <w:rPr>
          <w:lang w:val="en-US"/>
        </w:rPr>
        <w:t xml:space="preserve"> and the Theil index.</w:t>
      </w:r>
      <w:r w:rsidR="00D70029">
        <w:rPr>
          <w:lang w:val="en-US"/>
        </w:rPr>
        <w:t xml:space="preserve"> We choose </w:t>
      </w:r>
      <m:oMath>
        <m:r>
          <w:rPr>
            <w:rFonts w:ascii="Cambria Math" w:hAnsi="Cambria Math"/>
            <w:lang w:val="en-US"/>
          </w:rPr>
          <m:t>ε=1</m:t>
        </m:r>
      </m:oMath>
      <w:r w:rsidR="00D70029">
        <w:rPr>
          <w:lang w:val="en-US"/>
        </w:rPr>
        <w:t xml:space="preserve"> for the Atkinson and the Theil (</w:t>
      </w:r>
      <w:proofErr w:type="gramStart"/>
      <w:r w:rsidR="00D70029">
        <w:rPr>
          <w:lang w:val="en-US"/>
        </w:rPr>
        <w:t>GE(</w:t>
      </w:r>
      <w:proofErr w:type="gramEnd"/>
      <m:oMath>
        <m:r>
          <w:rPr>
            <w:rFonts w:ascii="Cambria Math" w:hAnsi="Cambria Math"/>
            <w:lang w:val="en-US"/>
          </w:rPr>
          <m:t>α</m:t>
        </m:r>
      </m:oMath>
      <w:r w:rsidR="00D70029">
        <w:rPr>
          <w:lang w:val="en-US"/>
        </w:rPr>
        <w:t xml:space="preserve">=1)) to compare how the development of inequality changes over time, when comparing the middle part sensitive Gini coefficient to the bottom-sensitive Atkinson index and the top-sensitive Theil index. </w:t>
      </w:r>
      <w:r w:rsidR="00D70029" w:rsidRPr="008A44AD">
        <w:rPr>
          <w:lang w:val="en-US"/>
        </w:rPr>
        <w:t>We choose rather moderate variants of the Atkinson/Generalized entropy famil</w:t>
      </w:r>
      <w:r w:rsidR="00D70029">
        <w:rPr>
          <w:lang w:val="en-US"/>
        </w:rPr>
        <w:t xml:space="preserve">ies, because we do not want to focus on the extremes. Cowell and </w:t>
      </w:r>
      <w:proofErr w:type="spellStart"/>
      <w:r w:rsidR="00D70029">
        <w:rPr>
          <w:lang w:val="en-US"/>
        </w:rPr>
        <w:t>Flachair</w:t>
      </w:r>
      <w:proofErr w:type="spellEnd"/>
      <w:r w:rsidR="00D70029">
        <w:rPr>
          <w:lang w:val="en-US"/>
        </w:rPr>
        <w:t xml:space="preserve"> (2007) show that these measures get very sensitive to high/low incomes when high values for </w:t>
      </w:r>
      <m:oMath>
        <m:r>
          <w:rPr>
            <w:rFonts w:ascii="Cambria Math" w:hAnsi="Cambria Math"/>
            <w:lang w:val="en-US"/>
          </w:rPr>
          <m:t>ε&gt;1</m:t>
        </m:r>
      </m:oMath>
      <w:r w:rsidR="00D70029">
        <w:rPr>
          <w:lang w:val="en-US"/>
        </w:rPr>
        <w:t xml:space="preserve"> respectively </w:t>
      </w:r>
      <m:oMath>
        <m:r>
          <w:rPr>
            <w:rFonts w:ascii="Cambria Math" w:hAnsi="Cambria Math"/>
            <w:lang w:val="en-US"/>
          </w:rPr>
          <m:t>α&gt;1</m:t>
        </m:r>
      </m:oMath>
      <w:r w:rsidR="00D70029">
        <w:rPr>
          <w:lang w:val="en-US"/>
        </w:rPr>
        <w:t xml:space="preserve"> are chosen.</w:t>
      </w:r>
      <w:r w:rsidR="00D70029" w:rsidRPr="008A44AD">
        <w:rPr>
          <w:lang w:val="en-US"/>
        </w:rPr>
        <w:t xml:space="preserve"> </w:t>
      </w:r>
    </w:p>
    <w:p w14:paraId="5765C286" w14:textId="18AB5B00" w:rsidR="005F1CAF" w:rsidRDefault="005F1CAF" w:rsidP="00A40C08">
      <w:pPr>
        <w:rPr>
          <w:lang w:val="en-US"/>
        </w:rPr>
      </w:pPr>
    </w:p>
    <w:p w14:paraId="3788333C" w14:textId="5532AF86" w:rsidR="00746BF0" w:rsidRDefault="00746BF0" w:rsidP="00A40C08">
      <w:pPr>
        <w:rPr>
          <w:lang w:val="en-US"/>
        </w:rPr>
      </w:pPr>
      <w:r>
        <w:rPr>
          <w:noProof/>
          <w:lang w:eastAsia="de-CH"/>
        </w:rPr>
        <w:lastRenderedPageBreak/>
        <w:drawing>
          <wp:inline distT="0" distB="0" distL="0" distR="0" wp14:anchorId="7D7A0B82" wp14:editId="72B77688">
            <wp:extent cx="6011545" cy="3391076"/>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1545" cy="3391076"/>
                    </a:xfrm>
                    <a:prstGeom prst="rect">
                      <a:avLst/>
                    </a:prstGeom>
                    <a:noFill/>
                    <a:ln>
                      <a:noFill/>
                    </a:ln>
                  </pic:spPr>
                </pic:pic>
              </a:graphicData>
            </a:graphic>
          </wp:inline>
        </w:drawing>
      </w:r>
    </w:p>
    <w:p w14:paraId="41CF6623" w14:textId="1A512EE2" w:rsidR="00746BF0" w:rsidRPr="005E7BD6" w:rsidRDefault="00746BF0" w:rsidP="00746BF0">
      <w:pPr>
        <w:pStyle w:val="Caption"/>
        <w:rPr>
          <w:sz w:val="24"/>
          <w:szCs w:val="24"/>
          <w:lang w:val="en-US"/>
        </w:rPr>
      </w:pPr>
      <w:bookmarkStart w:id="139" w:name="_Ref416973909"/>
      <w:r w:rsidRPr="00616B27">
        <w:rPr>
          <w:sz w:val="24"/>
          <w:szCs w:val="24"/>
          <w:lang w:val="en-US"/>
        </w:rPr>
        <w:t xml:space="preserve">Figure </w:t>
      </w:r>
      <w:r w:rsidRPr="00616B27">
        <w:rPr>
          <w:sz w:val="24"/>
          <w:szCs w:val="24"/>
          <w:lang w:val="en-US"/>
        </w:rPr>
        <w:fldChar w:fldCharType="begin"/>
      </w:r>
      <w:r w:rsidRPr="00616B27">
        <w:rPr>
          <w:sz w:val="24"/>
          <w:szCs w:val="24"/>
          <w:lang w:val="en-US"/>
        </w:rPr>
        <w:instrText xml:space="preserve"> SEQ Figure \* ARABIC </w:instrText>
      </w:r>
      <w:r w:rsidRPr="00616B27">
        <w:rPr>
          <w:sz w:val="24"/>
          <w:szCs w:val="24"/>
          <w:lang w:val="en-US"/>
        </w:rPr>
        <w:fldChar w:fldCharType="separate"/>
      </w:r>
      <w:ins w:id="140" w:author="Hümbelin Oliver" w:date="2015-04-20T20:19:00Z">
        <w:r w:rsidR="007C739D">
          <w:rPr>
            <w:noProof/>
            <w:sz w:val="24"/>
            <w:szCs w:val="24"/>
            <w:lang w:val="en-US"/>
          </w:rPr>
          <w:t>7</w:t>
        </w:r>
      </w:ins>
      <w:del w:id="141" w:author="Hümbelin Oliver" w:date="2015-04-20T20:19:00Z">
        <w:r w:rsidDel="007C739D">
          <w:rPr>
            <w:noProof/>
            <w:sz w:val="24"/>
            <w:szCs w:val="24"/>
            <w:lang w:val="en-US"/>
          </w:rPr>
          <w:delText>4</w:delText>
        </w:r>
      </w:del>
      <w:r w:rsidRPr="00616B27">
        <w:rPr>
          <w:sz w:val="24"/>
          <w:szCs w:val="24"/>
          <w:lang w:val="en-US"/>
        </w:rPr>
        <w:fldChar w:fldCharType="end"/>
      </w:r>
      <w:bookmarkEnd w:id="139"/>
      <w:r w:rsidRPr="003757F4">
        <w:rPr>
          <w:sz w:val="24"/>
          <w:szCs w:val="24"/>
          <w:lang w:val="en-US"/>
        </w:rPr>
        <w:t xml:space="preserve">: </w:t>
      </w:r>
      <w:r>
        <w:rPr>
          <w:sz w:val="24"/>
          <w:szCs w:val="24"/>
          <w:lang w:val="en-US"/>
        </w:rPr>
        <w:t>Inequality trends using different inequality measures</w:t>
      </w:r>
      <w:r>
        <w:rPr>
          <w:sz w:val="24"/>
          <w:szCs w:val="24"/>
          <w:lang w:val="en-US"/>
        </w:rPr>
        <w:br/>
      </w:r>
      <w:r w:rsidRPr="007A5603">
        <w:rPr>
          <w:i/>
          <w:lang w:val="en-US"/>
        </w:rPr>
        <w:t xml:space="preserve">Source: Aggregated Tax Statistics </w:t>
      </w:r>
      <w:del w:id="142" w:author="Hümbelin Oliver" w:date="2015-04-20T19:56:00Z">
        <w:r w:rsidRPr="007A5603" w:rsidDel="00747A43">
          <w:rPr>
            <w:i/>
            <w:lang w:val="en-US"/>
          </w:rPr>
          <w:delText xml:space="preserve">from </w:delText>
        </w:r>
      </w:del>
      <w:ins w:id="143" w:author="Hümbelin Oliver" w:date="2015-04-20T19:56:00Z">
        <w:r w:rsidR="00747A43">
          <w:rPr>
            <w:i/>
            <w:lang w:val="en-US"/>
          </w:rPr>
          <w:t>(</w:t>
        </w:r>
      </w:ins>
      <w:r w:rsidRPr="007A5603">
        <w:rPr>
          <w:i/>
          <w:lang w:val="en-US"/>
        </w:rPr>
        <w:t>FTA</w:t>
      </w:r>
      <w:ins w:id="144" w:author="Hümbelin Oliver" w:date="2015-04-20T19:56:00Z">
        <w:r w:rsidR="00747A43">
          <w:rPr>
            <w:i/>
            <w:lang w:val="en-US"/>
          </w:rPr>
          <w:t>)</w:t>
        </w:r>
      </w:ins>
    </w:p>
    <w:p w14:paraId="50F1B959" w14:textId="77777777" w:rsidR="002D573D" w:rsidRPr="00B545B2" w:rsidRDefault="002D573D" w:rsidP="00A40C08">
      <w:pPr>
        <w:rPr>
          <w:lang w:val="en-US"/>
        </w:rPr>
      </w:pPr>
    </w:p>
    <w:p w14:paraId="72496FC0" w14:textId="05F7049D" w:rsidR="00CE2631" w:rsidRPr="00E96D76" w:rsidRDefault="00E96D76" w:rsidP="00A40C08">
      <w:pPr>
        <w:rPr>
          <w:lang w:val="en-US"/>
        </w:rPr>
      </w:pPr>
      <w:del w:id="145" w:author="Hümbelin Oliver" w:date="2015-04-20T19:51:00Z">
        <w:r w:rsidDel="00747A43">
          <w:rPr>
            <w:lang w:val="en-US"/>
          </w:rPr>
          <w:delText xml:space="preserve">The bottom left graph in </w:delText>
        </w:r>
      </w:del>
      <w:r w:rsidR="002A2ED7">
        <w:rPr>
          <w:lang w:val="en-US"/>
        </w:rPr>
        <w:fldChar w:fldCharType="begin"/>
      </w:r>
      <w:r w:rsidR="002A2ED7">
        <w:rPr>
          <w:lang w:val="en-US"/>
        </w:rPr>
        <w:instrText xml:space="preserve"> REF _Ref416973909 \h  \* MERGEFORMAT </w:instrText>
      </w:r>
      <w:r w:rsidR="002A2ED7">
        <w:rPr>
          <w:lang w:val="en-US"/>
        </w:rPr>
      </w:r>
      <w:r w:rsidR="002A2ED7">
        <w:rPr>
          <w:lang w:val="en-US"/>
        </w:rPr>
        <w:fldChar w:fldCharType="separate"/>
      </w:r>
      <w:r w:rsidR="002A2ED7" w:rsidRPr="002A2ED7">
        <w:rPr>
          <w:lang w:val="en-US"/>
        </w:rPr>
        <w:t>Figure 4</w:t>
      </w:r>
      <w:r w:rsidR="002A2ED7">
        <w:rPr>
          <w:lang w:val="en-US"/>
        </w:rPr>
        <w:fldChar w:fldCharType="end"/>
      </w:r>
      <w:r w:rsidR="00DD5282">
        <w:rPr>
          <w:lang w:val="en-US"/>
        </w:rPr>
        <w:t xml:space="preserve"> </w:t>
      </w:r>
      <w:r>
        <w:rPr>
          <w:lang w:val="en-US"/>
        </w:rPr>
        <w:t>shows the three time series</w:t>
      </w:r>
      <w:r w:rsidR="004F330F">
        <w:rPr>
          <w:lang w:val="en-US"/>
        </w:rPr>
        <w:t xml:space="preserve"> based on taxable income for taxed units published in the aggregated tax statistics</w:t>
      </w:r>
      <w:r>
        <w:rPr>
          <w:lang w:val="en-US"/>
        </w:rPr>
        <w:t>. We used the log of the indices and index</w:t>
      </w:r>
      <w:r w:rsidR="00912ED7">
        <w:rPr>
          <w:lang w:val="en-US"/>
        </w:rPr>
        <w:t>ed</w:t>
      </w:r>
      <w:r>
        <w:rPr>
          <w:lang w:val="en-US"/>
        </w:rPr>
        <w:t xml:space="preserve"> each series to </w:t>
      </w:r>
      <w:r w:rsidR="004A6F24">
        <w:rPr>
          <w:lang w:val="en-US"/>
        </w:rPr>
        <w:t>its</w:t>
      </w:r>
      <w:r w:rsidR="004F330F">
        <w:rPr>
          <w:lang w:val="en-US"/>
        </w:rPr>
        <w:t xml:space="preserve"> value of 1945</w:t>
      </w:r>
      <w:r w:rsidR="00687574">
        <w:rPr>
          <w:lang w:val="en-US"/>
        </w:rPr>
        <w:t>/1946</w:t>
      </w:r>
      <w:r w:rsidR="004A6F24">
        <w:rPr>
          <w:lang w:val="en-US"/>
        </w:rPr>
        <w:t>.</w:t>
      </w:r>
      <w:r>
        <w:rPr>
          <w:lang w:val="en-US"/>
        </w:rPr>
        <w:t xml:space="preserve"> </w:t>
      </w:r>
      <w:r w:rsidR="004A6F24">
        <w:rPr>
          <w:lang w:val="en-US"/>
        </w:rPr>
        <w:t>B</w:t>
      </w:r>
      <w:r>
        <w:rPr>
          <w:lang w:val="en-US"/>
        </w:rPr>
        <w:t xml:space="preserve">y doing </w:t>
      </w:r>
      <w:r w:rsidR="004C1B9D">
        <w:rPr>
          <w:lang w:val="en-US"/>
        </w:rPr>
        <w:t xml:space="preserve">so </w:t>
      </w:r>
      <w:r>
        <w:rPr>
          <w:lang w:val="en-US"/>
        </w:rPr>
        <w:t xml:space="preserve">it is not possible </w:t>
      </w:r>
      <w:r w:rsidR="004C1B9D">
        <w:rPr>
          <w:lang w:val="en-US"/>
        </w:rPr>
        <w:t xml:space="preserve">anymore </w:t>
      </w:r>
      <w:r w:rsidR="004A6F24">
        <w:rPr>
          <w:lang w:val="en-US"/>
        </w:rPr>
        <w:t>to</w:t>
      </w:r>
      <w:r>
        <w:rPr>
          <w:lang w:val="en-US"/>
        </w:rPr>
        <w:t xml:space="preserve"> interpret the level of each series, but </w:t>
      </w:r>
      <w:r w:rsidR="004A6F24">
        <w:rPr>
          <w:lang w:val="en-US"/>
        </w:rPr>
        <w:t>changes over time are</w:t>
      </w:r>
      <w:r>
        <w:rPr>
          <w:lang w:val="en-US"/>
        </w:rPr>
        <w:t xml:space="preserve"> comparable between each </w:t>
      </w:r>
      <w:r w:rsidR="00912ED7">
        <w:rPr>
          <w:lang w:val="en-US"/>
        </w:rPr>
        <w:t>series</w:t>
      </w:r>
      <w:r>
        <w:rPr>
          <w:lang w:val="en-US"/>
        </w:rPr>
        <w:t>. The series follow quit</w:t>
      </w:r>
      <w:r w:rsidR="00212804">
        <w:rPr>
          <w:lang w:val="en-US"/>
        </w:rPr>
        <w:t>e</w:t>
      </w:r>
      <w:r>
        <w:rPr>
          <w:lang w:val="en-US"/>
        </w:rPr>
        <w:t xml:space="preserve"> </w:t>
      </w:r>
      <w:r w:rsidR="00212804">
        <w:rPr>
          <w:lang w:val="en-US"/>
        </w:rPr>
        <w:t xml:space="preserve">a </w:t>
      </w:r>
      <w:r>
        <w:rPr>
          <w:lang w:val="en-US"/>
        </w:rPr>
        <w:t xml:space="preserve">similar pattern, </w:t>
      </w:r>
      <w:r w:rsidR="00212804">
        <w:rPr>
          <w:lang w:val="en-US"/>
        </w:rPr>
        <w:t xml:space="preserve">but </w:t>
      </w:r>
      <w:r>
        <w:rPr>
          <w:lang w:val="en-US"/>
        </w:rPr>
        <w:t>they differ in volatility. This suggest</w:t>
      </w:r>
      <w:r w:rsidR="00BE44E9">
        <w:rPr>
          <w:lang w:val="en-US"/>
        </w:rPr>
        <w:t>s</w:t>
      </w:r>
      <w:r>
        <w:rPr>
          <w:lang w:val="en-US"/>
        </w:rPr>
        <w:t xml:space="preserve"> that the borders of the distribution are </w:t>
      </w:r>
      <w:r w:rsidR="00212804">
        <w:rPr>
          <w:lang w:val="en-US"/>
        </w:rPr>
        <w:t xml:space="preserve">much more </w:t>
      </w:r>
      <w:r>
        <w:rPr>
          <w:lang w:val="en-US"/>
        </w:rPr>
        <w:t>prone to changes. Following the strong changes of the Theil-index</w:t>
      </w:r>
      <w:r w:rsidR="00BE44E9">
        <w:rPr>
          <w:lang w:val="en-US"/>
        </w:rPr>
        <w:t xml:space="preserve"> </w:t>
      </w:r>
      <w:r>
        <w:rPr>
          <w:lang w:val="en-US"/>
        </w:rPr>
        <w:t xml:space="preserve">this is especially </w:t>
      </w:r>
      <w:r w:rsidR="00BE44E9">
        <w:rPr>
          <w:lang w:val="en-US"/>
        </w:rPr>
        <w:t xml:space="preserve">true </w:t>
      </w:r>
      <w:r>
        <w:rPr>
          <w:lang w:val="en-US"/>
        </w:rPr>
        <w:t>for the upper part of the distribution</w:t>
      </w:r>
      <w:r w:rsidR="004A6F24">
        <w:rPr>
          <w:lang w:val="en-US"/>
        </w:rPr>
        <w:t>.</w:t>
      </w:r>
      <w:r w:rsidR="00687574">
        <w:rPr>
          <w:lang w:val="en-US"/>
        </w:rPr>
        <w:t xml:space="preserve"> During the 1950s and the early 1960s higher incomes grew faster</w:t>
      </w:r>
      <w:r w:rsidR="00212804">
        <w:rPr>
          <w:lang w:val="en-US"/>
        </w:rPr>
        <w:t xml:space="preserve">, which resulted </w:t>
      </w:r>
      <w:r w:rsidR="00687574">
        <w:rPr>
          <w:lang w:val="en-US"/>
        </w:rPr>
        <w:t xml:space="preserve">in a Theil index above the other inequality measures. </w:t>
      </w:r>
      <w:r w:rsidR="006679D7">
        <w:rPr>
          <w:lang w:val="en-US"/>
        </w:rPr>
        <w:t>Further, i</w:t>
      </w:r>
      <w:r w:rsidR="002A2ED7">
        <w:rPr>
          <w:lang w:val="en-US"/>
        </w:rPr>
        <w:t xml:space="preserve">n the 1970s and the </w:t>
      </w:r>
      <w:r w:rsidR="00687574">
        <w:rPr>
          <w:lang w:val="en-US"/>
        </w:rPr>
        <w:t>1990s</w:t>
      </w:r>
      <w:r w:rsidR="006679D7">
        <w:rPr>
          <w:lang w:val="en-US"/>
        </w:rPr>
        <w:t>, the</w:t>
      </w:r>
      <w:r w:rsidR="00687574">
        <w:rPr>
          <w:lang w:val="en-US"/>
        </w:rPr>
        <w:t xml:space="preserve"> Theil index </w:t>
      </w:r>
      <w:r w:rsidR="00A00BCD">
        <w:rPr>
          <w:lang w:val="en-US"/>
        </w:rPr>
        <w:t>drops below the other measures</w:t>
      </w:r>
      <w:r w:rsidR="006679D7">
        <w:rPr>
          <w:lang w:val="en-US"/>
        </w:rPr>
        <w:t>,</w:t>
      </w:r>
      <w:r w:rsidR="00687574">
        <w:rPr>
          <w:lang w:val="en-US"/>
        </w:rPr>
        <w:t xml:space="preserve"> suggesting a relative decline of higher incomes in </w:t>
      </w:r>
      <w:r w:rsidR="002A2ED7">
        <w:rPr>
          <w:lang w:val="en-US"/>
        </w:rPr>
        <w:t>these periods</w:t>
      </w:r>
      <w:r w:rsidR="00A00BCD">
        <w:rPr>
          <w:lang w:val="en-US"/>
        </w:rPr>
        <w:t>.</w:t>
      </w:r>
      <w:r w:rsidR="004C1B9D">
        <w:rPr>
          <w:lang w:val="en-US"/>
        </w:rPr>
        <w:t xml:space="preserve"> </w:t>
      </w:r>
    </w:p>
    <w:p w14:paraId="1189EEDE" w14:textId="77777777" w:rsidR="00CE2631" w:rsidRPr="00372BCA" w:rsidRDefault="00CE2631" w:rsidP="00A40C08">
      <w:pPr>
        <w:rPr>
          <w:lang w:val="en-US"/>
        </w:rPr>
      </w:pPr>
    </w:p>
    <w:p w14:paraId="515BC8F6" w14:textId="77777777" w:rsidR="00E90501" w:rsidRPr="00372BCA" w:rsidRDefault="00E90501" w:rsidP="00A40C08">
      <w:pPr>
        <w:rPr>
          <w:lang w:val="en-US"/>
        </w:rPr>
      </w:pPr>
    </w:p>
    <w:p w14:paraId="49396400" w14:textId="7723E437" w:rsidR="00E90501" w:rsidRPr="00616B27" w:rsidRDefault="00E90501" w:rsidP="00E90501">
      <w:pPr>
        <w:pStyle w:val="Heading3"/>
        <w:rPr>
          <w:i/>
          <w:lang w:val="en-US"/>
        </w:rPr>
      </w:pPr>
      <w:bookmarkStart w:id="146" w:name="_Ref405912071"/>
      <w:bookmarkStart w:id="147" w:name="_Toc406505798"/>
      <w:r w:rsidRPr="00E90501">
        <w:rPr>
          <w:i/>
          <w:lang w:val="en-US"/>
        </w:rPr>
        <w:t>Change over time</w:t>
      </w:r>
      <w:bookmarkEnd w:id="146"/>
      <w:bookmarkEnd w:id="147"/>
      <w:r w:rsidR="00FB5E6C">
        <w:rPr>
          <w:i/>
          <w:lang w:val="en-US"/>
        </w:rPr>
        <w:t xml:space="preserve"> with relative distribution</w:t>
      </w:r>
    </w:p>
    <w:p w14:paraId="394641CA" w14:textId="606C0BE4" w:rsidR="00992DB1" w:rsidRDefault="00A00BCD" w:rsidP="008C2F1A">
      <w:pPr>
        <w:rPr>
          <w:lang w:val="en-US"/>
        </w:rPr>
      </w:pPr>
      <w:r>
        <w:rPr>
          <w:lang w:val="en-US"/>
        </w:rPr>
        <w:t xml:space="preserve">The comparison of bottom, mid and top sensitive measures can give a hunch on the nature of changing inequality. </w:t>
      </w:r>
      <w:r w:rsidR="00912ED7">
        <w:rPr>
          <w:lang w:val="en-US"/>
        </w:rPr>
        <w:t xml:space="preserve">Even more light is shed on the changing patterns </w:t>
      </w:r>
      <w:r w:rsidR="00497AAC" w:rsidRPr="00497AAC">
        <w:rPr>
          <w:lang w:val="en-US"/>
        </w:rPr>
        <w:t>when we expand the analysis by using relative distribution methods</w:t>
      </w:r>
      <w:r w:rsidR="00C34AAB">
        <w:rPr>
          <w:lang w:val="en-US"/>
        </w:rPr>
        <w:t xml:space="preserve"> (Handcock and Morris, 1999)</w:t>
      </w:r>
      <w:r w:rsidR="00497AAC" w:rsidRPr="00497AAC">
        <w:rPr>
          <w:lang w:val="en-US"/>
        </w:rPr>
        <w:t xml:space="preserve">. </w:t>
      </w:r>
      <w:r w:rsidR="002A2ED7">
        <w:rPr>
          <w:lang w:val="en-US"/>
        </w:rPr>
        <w:t>With</w:t>
      </w:r>
      <w:r w:rsidR="00055BD0">
        <w:rPr>
          <w:lang w:val="en-US"/>
        </w:rPr>
        <w:t xml:space="preserve"> this approach, probability densities of two populations can be compared</w:t>
      </w:r>
      <w:r w:rsidR="00C34AAB">
        <w:rPr>
          <w:lang w:val="en-US"/>
        </w:rPr>
        <w:t xml:space="preserve"> </w:t>
      </w:r>
      <w:r w:rsidR="00C34AAB" w:rsidRPr="00C34AAB">
        <w:rPr>
          <w:lang w:val="en-US"/>
        </w:rPr>
        <w:t>comprehensively</w:t>
      </w:r>
      <w:r w:rsidR="00055BD0">
        <w:rPr>
          <w:lang w:val="en-US"/>
        </w:rPr>
        <w:t>. To review the change of the income distribution over time, w</w:t>
      </w:r>
      <w:r w:rsidR="00497AAC" w:rsidRPr="00497AAC">
        <w:rPr>
          <w:lang w:val="en-US"/>
        </w:rPr>
        <w:t xml:space="preserve">e </w:t>
      </w:r>
      <w:r w:rsidR="00055BD0">
        <w:rPr>
          <w:lang w:val="en-US"/>
        </w:rPr>
        <w:t>can</w:t>
      </w:r>
      <w:r w:rsidR="00497AAC" w:rsidRPr="00497AAC">
        <w:rPr>
          <w:lang w:val="en-US"/>
        </w:rPr>
        <w:t xml:space="preserve"> use the published percentiles </w:t>
      </w:r>
      <w:r w:rsidR="00E269DF">
        <w:rPr>
          <w:lang w:val="en-US"/>
        </w:rPr>
        <w:t>of</w:t>
      </w:r>
      <w:r w:rsidR="00497AAC" w:rsidRPr="00497AAC">
        <w:rPr>
          <w:lang w:val="en-US"/>
        </w:rPr>
        <w:t xml:space="preserve"> the distribution of tax</w:t>
      </w:r>
      <w:r w:rsidR="00497AAC">
        <w:rPr>
          <w:lang w:val="en-US"/>
        </w:rPr>
        <w:t xml:space="preserve">able </w:t>
      </w:r>
      <w:r w:rsidR="00A8628A">
        <w:rPr>
          <w:lang w:val="en-US"/>
        </w:rPr>
        <w:t xml:space="preserve">income </w:t>
      </w:r>
      <w:r w:rsidR="00634342">
        <w:rPr>
          <w:lang w:val="en-US"/>
        </w:rPr>
        <w:t xml:space="preserve">from the FTA </w:t>
      </w:r>
      <w:r w:rsidR="00E269DF">
        <w:rPr>
          <w:lang w:val="en-US"/>
        </w:rPr>
        <w:t>k</w:t>
      </w:r>
      <w:r w:rsidR="00634342">
        <w:rPr>
          <w:lang w:val="en-US"/>
        </w:rPr>
        <w:t>ey figures dataset</w:t>
      </w:r>
      <w:r w:rsidR="00497AAC" w:rsidRPr="00497AAC">
        <w:rPr>
          <w:lang w:val="en-US"/>
        </w:rPr>
        <w:t>.</w:t>
      </w:r>
      <w:r w:rsidR="00497AAC">
        <w:rPr>
          <w:rStyle w:val="FootnoteReference"/>
          <w:lang w:val="en-US"/>
        </w:rPr>
        <w:footnoteReference w:id="10"/>
      </w:r>
      <w:r>
        <w:rPr>
          <w:lang w:val="en-US"/>
        </w:rPr>
        <w:t xml:space="preserve"> </w:t>
      </w:r>
      <w:r w:rsidR="00497AAC" w:rsidRPr="00497AAC">
        <w:rPr>
          <w:lang w:val="en-US"/>
        </w:rPr>
        <w:t xml:space="preserve">We use the reported </w:t>
      </w:r>
      <w:r w:rsidR="00D674B0">
        <w:rPr>
          <w:lang w:val="en-US"/>
        </w:rPr>
        <w:t>m</w:t>
      </w:r>
      <w:r w:rsidR="00497AAC" w:rsidRPr="00497AAC">
        <w:rPr>
          <w:lang w:val="en-US"/>
        </w:rPr>
        <w:t xml:space="preserve">easures at the cost of time. The longest time-period we can compare out of these data reaches from </w:t>
      </w:r>
      <w:commentRangeStart w:id="148"/>
      <w:r w:rsidR="00497AAC" w:rsidRPr="00497AAC">
        <w:rPr>
          <w:lang w:val="en-US"/>
        </w:rPr>
        <w:t>2003 to 201</w:t>
      </w:r>
      <w:r w:rsidR="004A6F24">
        <w:rPr>
          <w:lang w:val="en-US"/>
        </w:rPr>
        <w:t>1</w:t>
      </w:r>
      <w:r w:rsidR="00497AAC" w:rsidRPr="00497AAC">
        <w:rPr>
          <w:lang w:val="en-US"/>
        </w:rPr>
        <w:t>.</w:t>
      </w:r>
      <w:r w:rsidR="00AC0437">
        <w:rPr>
          <w:lang w:val="en-US"/>
        </w:rPr>
        <w:t xml:space="preserve"> </w:t>
      </w:r>
      <w:commentRangeEnd w:id="148"/>
      <w:r w:rsidR="00C34AAB">
        <w:rPr>
          <w:rStyle w:val="CommentReference"/>
        </w:rPr>
        <w:commentReference w:id="148"/>
      </w:r>
      <w:r w:rsidR="00497AAC" w:rsidRPr="00497AAC">
        <w:rPr>
          <w:lang w:val="en-US"/>
        </w:rPr>
        <w:t xml:space="preserve"> </w:t>
      </w:r>
      <w:r w:rsidR="00D674B0">
        <w:rPr>
          <w:lang w:val="en-US"/>
        </w:rPr>
        <w:t xml:space="preserve">The </w:t>
      </w:r>
      <w:r w:rsidR="00497AAC" w:rsidRPr="00497AAC">
        <w:rPr>
          <w:lang w:val="en-US"/>
        </w:rPr>
        <w:t xml:space="preserve">Gini </w:t>
      </w:r>
      <w:r w:rsidR="00D674B0">
        <w:rPr>
          <w:lang w:val="en-US"/>
        </w:rPr>
        <w:t xml:space="preserve">coefficient </w:t>
      </w:r>
      <w:r w:rsidR="00497AAC" w:rsidRPr="00497AAC">
        <w:rPr>
          <w:lang w:val="en-US"/>
        </w:rPr>
        <w:t xml:space="preserve">changed from 0.47 to 0.50, which equals a moderate increase of inequality. The in-depth </w:t>
      </w:r>
      <w:r w:rsidR="00497AAC" w:rsidRPr="00497AAC">
        <w:rPr>
          <w:lang w:val="en-US"/>
        </w:rPr>
        <w:lastRenderedPageBreak/>
        <w:t>distributional analysis allows us to see how this change translated into different shapes of the distributions.</w:t>
      </w:r>
      <w:r w:rsidR="00AC0437">
        <w:rPr>
          <w:lang w:val="en-US"/>
        </w:rPr>
        <w:t xml:space="preserve"> </w:t>
      </w:r>
    </w:p>
    <w:p w14:paraId="38C6591B" w14:textId="77777777" w:rsidR="00FF0596" w:rsidRDefault="00FF0596" w:rsidP="00154023">
      <w:pPr>
        <w:rPr>
          <w:lang w:val="en-US"/>
        </w:rPr>
      </w:pPr>
    </w:p>
    <w:p w14:paraId="72E543DC" w14:textId="77777777" w:rsidR="00C34AAB" w:rsidRDefault="00C34AAB" w:rsidP="00154023">
      <w:pPr>
        <w:rPr>
          <w:lang w:val="en-US"/>
        </w:rPr>
      </w:pPr>
    </w:p>
    <w:p w14:paraId="088C2813" w14:textId="4FE14782" w:rsidR="00C26153" w:rsidRDefault="00C26153" w:rsidP="00154023">
      <w:pPr>
        <w:rPr>
          <w:lang w:val="en-US"/>
        </w:rPr>
      </w:pPr>
      <w:r>
        <w:rPr>
          <w:noProof/>
          <w:lang w:eastAsia="de-CH"/>
        </w:rPr>
        <w:drawing>
          <wp:inline distT="0" distB="0" distL="0" distR="0" wp14:anchorId="13BE61DB" wp14:editId="2BB06EE2">
            <wp:extent cx="5905500" cy="4281173"/>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3886" cy="4287253"/>
                    </a:xfrm>
                    <a:prstGeom prst="rect">
                      <a:avLst/>
                    </a:prstGeom>
                    <a:noFill/>
                    <a:ln>
                      <a:noFill/>
                    </a:ln>
                  </pic:spPr>
                </pic:pic>
              </a:graphicData>
            </a:graphic>
          </wp:inline>
        </w:drawing>
      </w:r>
    </w:p>
    <w:p w14:paraId="6069320D" w14:textId="6C39A673" w:rsidR="00C34AAB" w:rsidRDefault="00C34AAB" w:rsidP="00154023">
      <w:pPr>
        <w:rPr>
          <w:lang w:val="en-US"/>
        </w:rPr>
      </w:pPr>
      <w:bookmarkStart w:id="149" w:name="_Ref417322214"/>
      <w:r w:rsidRPr="00616B27">
        <w:rPr>
          <w:sz w:val="24"/>
          <w:szCs w:val="24"/>
          <w:lang w:val="en-US"/>
        </w:rPr>
        <w:t xml:space="preserve">Figure </w:t>
      </w:r>
      <w:r w:rsidRPr="00616B27">
        <w:rPr>
          <w:sz w:val="24"/>
          <w:szCs w:val="24"/>
          <w:lang w:val="en-US"/>
        </w:rPr>
        <w:fldChar w:fldCharType="begin"/>
      </w:r>
      <w:r w:rsidRPr="00616B27">
        <w:rPr>
          <w:sz w:val="24"/>
          <w:szCs w:val="24"/>
          <w:lang w:val="en-US"/>
        </w:rPr>
        <w:instrText xml:space="preserve"> SEQ Figure \* ARABIC </w:instrText>
      </w:r>
      <w:r w:rsidRPr="00616B27">
        <w:rPr>
          <w:sz w:val="24"/>
          <w:szCs w:val="24"/>
          <w:lang w:val="en-US"/>
        </w:rPr>
        <w:fldChar w:fldCharType="separate"/>
      </w:r>
      <w:ins w:id="150" w:author="Hümbelin Oliver" w:date="2015-04-20T20:19:00Z">
        <w:r w:rsidR="007C739D">
          <w:rPr>
            <w:noProof/>
            <w:sz w:val="24"/>
            <w:szCs w:val="24"/>
            <w:lang w:val="en-US"/>
          </w:rPr>
          <w:t>8</w:t>
        </w:r>
      </w:ins>
      <w:del w:id="151" w:author="Hümbelin Oliver" w:date="2015-04-20T20:19:00Z">
        <w:r w:rsidDel="007C739D">
          <w:rPr>
            <w:noProof/>
            <w:sz w:val="24"/>
            <w:szCs w:val="24"/>
            <w:lang w:val="en-US"/>
          </w:rPr>
          <w:delText>5</w:delText>
        </w:r>
      </w:del>
      <w:r w:rsidRPr="00616B27">
        <w:rPr>
          <w:sz w:val="24"/>
          <w:szCs w:val="24"/>
          <w:lang w:val="en-US"/>
        </w:rPr>
        <w:fldChar w:fldCharType="end"/>
      </w:r>
      <w:bookmarkEnd w:id="149"/>
      <w:r w:rsidRPr="00616B27">
        <w:rPr>
          <w:sz w:val="24"/>
          <w:szCs w:val="24"/>
          <w:lang w:val="en-US"/>
        </w:rPr>
        <w:t>:</w:t>
      </w:r>
      <w:r w:rsidRPr="00616B27">
        <w:rPr>
          <w:lang w:val="en-US"/>
        </w:rPr>
        <w:t xml:space="preserve"> </w:t>
      </w:r>
      <w:r>
        <w:rPr>
          <w:sz w:val="24"/>
          <w:szCs w:val="24"/>
          <w:lang w:val="en-US"/>
        </w:rPr>
        <w:t>Relative distribution over time</w:t>
      </w:r>
    </w:p>
    <w:p w14:paraId="3EB2028D" w14:textId="6DCEAE47" w:rsidR="00C34AAB" w:rsidRPr="00747A43" w:rsidRDefault="001E20D3" w:rsidP="00747A43">
      <w:pPr>
        <w:pStyle w:val="Caption"/>
        <w:rPr>
          <w:i/>
          <w:lang w:val="en-US"/>
          <w:rPrChange w:id="152" w:author="Hümbelin Oliver" w:date="2015-04-20T19:59:00Z">
            <w:rPr>
              <w:lang w:val="en-US"/>
            </w:rPr>
          </w:rPrChange>
        </w:rPr>
        <w:pPrChange w:id="153" w:author="Hümbelin Oliver" w:date="2015-04-20T19:59:00Z">
          <w:pPr/>
        </w:pPrChange>
      </w:pPr>
      <w:r w:rsidRPr="007A5603">
        <w:rPr>
          <w:i/>
          <w:lang w:val="en-US"/>
        </w:rPr>
        <w:t xml:space="preserve">Source: </w:t>
      </w:r>
      <w:del w:id="154" w:author="Hümbelin Oliver" w:date="2015-04-20T19:55:00Z">
        <w:r w:rsidRPr="007A5603" w:rsidDel="00747A43">
          <w:rPr>
            <w:i/>
            <w:lang w:val="en-US"/>
          </w:rPr>
          <w:delText xml:space="preserve">Aggregated Tax Statistics and </w:delText>
        </w:r>
      </w:del>
      <w:r w:rsidRPr="007A5603">
        <w:rPr>
          <w:i/>
          <w:lang w:val="en-US"/>
        </w:rPr>
        <w:t xml:space="preserve">Key Figures </w:t>
      </w:r>
      <w:del w:id="155" w:author="Hümbelin Oliver" w:date="2015-04-20T19:59:00Z">
        <w:r w:rsidRPr="007A5603" w:rsidDel="00747A43">
          <w:rPr>
            <w:i/>
            <w:lang w:val="en-US"/>
          </w:rPr>
          <w:delText xml:space="preserve">from Swiss Federal Tax Administration </w:delText>
        </w:r>
      </w:del>
      <w:r w:rsidRPr="007A5603">
        <w:rPr>
          <w:i/>
          <w:lang w:val="en-US"/>
        </w:rPr>
        <w:t>(FTA),</w:t>
      </w:r>
    </w:p>
    <w:p w14:paraId="44EC9DA1" w14:textId="77777777" w:rsidR="001E20D3" w:rsidRDefault="001E20D3" w:rsidP="00154023">
      <w:pPr>
        <w:rPr>
          <w:lang w:val="en-US"/>
        </w:rPr>
      </w:pPr>
    </w:p>
    <w:p w14:paraId="125601D7" w14:textId="2E72D235" w:rsidR="00902218" w:rsidRPr="003B2B0A" w:rsidRDefault="00497AAC" w:rsidP="00902218">
      <w:pPr>
        <w:rPr>
          <w:lang w:val="en-US"/>
        </w:rPr>
      </w:pPr>
      <w:r w:rsidRPr="00497AAC">
        <w:rPr>
          <w:lang w:val="en-US"/>
        </w:rPr>
        <w:t>Wh</w:t>
      </w:r>
      <w:r w:rsidR="00670CAD">
        <w:rPr>
          <w:lang w:val="en-US"/>
        </w:rPr>
        <w:t>en</w:t>
      </w:r>
      <w:r w:rsidRPr="00497AAC">
        <w:rPr>
          <w:lang w:val="en-US"/>
        </w:rPr>
        <w:t xml:space="preserve"> looking </w:t>
      </w:r>
      <w:r w:rsidR="00A8628A">
        <w:rPr>
          <w:lang w:val="en-US"/>
        </w:rPr>
        <w:t>at</w:t>
      </w:r>
      <w:r w:rsidR="00670CAD">
        <w:rPr>
          <w:lang w:val="en-US"/>
        </w:rPr>
        <w:t xml:space="preserve"> the</w:t>
      </w:r>
      <w:r w:rsidR="00A8628A">
        <w:rPr>
          <w:lang w:val="en-US"/>
        </w:rPr>
        <w:t xml:space="preserve"> </w:t>
      </w:r>
      <w:r w:rsidRPr="00497AAC">
        <w:rPr>
          <w:lang w:val="en-US"/>
        </w:rPr>
        <w:t xml:space="preserve">relative density of </w:t>
      </w:r>
      <w:r w:rsidR="00670CAD">
        <w:rPr>
          <w:lang w:val="en-US"/>
        </w:rPr>
        <w:t>the 201</w:t>
      </w:r>
      <w:r w:rsidR="004A6F24">
        <w:rPr>
          <w:lang w:val="en-US"/>
        </w:rPr>
        <w:t>1</w:t>
      </w:r>
      <w:r w:rsidR="00670CAD">
        <w:rPr>
          <w:lang w:val="en-US"/>
        </w:rPr>
        <w:t xml:space="preserve"> versus 2003 tax data (</w:t>
      </w:r>
      <w:r w:rsidR="006F6C84">
        <w:rPr>
          <w:lang w:val="en-US"/>
        </w:rPr>
        <w:fldChar w:fldCharType="begin"/>
      </w:r>
      <w:r w:rsidR="006F6C84">
        <w:rPr>
          <w:lang w:val="en-US"/>
        </w:rPr>
        <w:instrText xml:space="preserve"> REF _Ref417322214 \h </w:instrText>
      </w:r>
      <w:r w:rsidR="006F6C84">
        <w:rPr>
          <w:lang w:val="en-US"/>
        </w:rPr>
      </w:r>
      <w:r w:rsidR="006F6C84">
        <w:rPr>
          <w:lang w:val="en-US"/>
        </w:rPr>
        <w:instrText xml:space="preserve"> \* MERGEFORMAT </w:instrText>
      </w:r>
      <w:r w:rsidR="006F6C84">
        <w:rPr>
          <w:lang w:val="en-US"/>
        </w:rPr>
        <w:fldChar w:fldCharType="separate"/>
      </w:r>
      <w:r w:rsidR="006F6C84" w:rsidRPr="006F6C84">
        <w:rPr>
          <w:lang w:val="en-US"/>
        </w:rPr>
        <w:t>Figure 5</w:t>
      </w:r>
      <w:r w:rsidR="006F6C84">
        <w:rPr>
          <w:lang w:val="en-US"/>
        </w:rPr>
        <w:fldChar w:fldCharType="end"/>
      </w:r>
      <w:r w:rsidR="00A8628A">
        <w:rPr>
          <w:lang w:val="en-US"/>
        </w:rPr>
        <w:t xml:space="preserve">) </w:t>
      </w:r>
      <w:r w:rsidRPr="00497AAC">
        <w:rPr>
          <w:lang w:val="en-US"/>
        </w:rPr>
        <w:t xml:space="preserve">a moderate polarization </w:t>
      </w:r>
      <w:r w:rsidR="00C36ADE">
        <w:rPr>
          <w:lang w:val="en-US"/>
        </w:rPr>
        <w:t xml:space="preserve">is </w:t>
      </w:r>
      <w:r w:rsidR="00BE44E9">
        <w:rPr>
          <w:lang w:val="en-US"/>
        </w:rPr>
        <w:t>visible</w:t>
      </w:r>
      <w:r w:rsidRPr="00497AAC">
        <w:rPr>
          <w:lang w:val="en-US"/>
        </w:rPr>
        <w:t xml:space="preserve">, which is represented in a lower relative density in the middle </w:t>
      </w:r>
      <w:proofErr w:type="spellStart"/>
      <w:r w:rsidRPr="00497AAC">
        <w:rPr>
          <w:lang w:val="en-US"/>
        </w:rPr>
        <w:t>deciles</w:t>
      </w:r>
      <w:proofErr w:type="spellEnd"/>
      <w:r w:rsidRPr="00497AAC">
        <w:rPr>
          <w:lang w:val="en-US"/>
        </w:rPr>
        <w:t xml:space="preserve"> (d.</w:t>
      </w:r>
      <w:r w:rsidR="0079014F">
        <w:rPr>
          <w:lang w:val="en-US"/>
        </w:rPr>
        <w:t>2</w:t>
      </w:r>
      <w:r w:rsidRPr="00497AAC">
        <w:rPr>
          <w:lang w:val="en-US"/>
        </w:rPr>
        <w:t>0 to d.</w:t>
      </w:r>
      <w:r w:rsidR="0079014F">
        <w:rPr>
          <w:lang w:val="en-US"/>
        </w:rPr>
        <w:t>7</w:t>
      </w:r>
      <w:r w:rsidRPr="00497AAC">
        <w:rPr>
          <w:lang w:val="en-US"/>
        </w:rPr>
        <w:t xml:space="preserve">0), while the density ratio is </w:t>
      </w:r>
      <w:r w:rsidR="0079014F">
        <w:rPr>
          <w:lang w:val="en-US"/>
        </w:rPr>
        <w:t xml:space="preserve">notably </w:t>
      </w:r>
      <w:r w:rsidRPr="00497AAC">
        <w:rPr>
          <w:lang w:val="en-US"/>
        </w:rPr>
        <w:t>higher in the top</w:t>
      </w:r>
      <w:r w:rsidR="0079014F">
        <w:rPr>
          <w:lang w:val="en-US"/>
        </w:rPr>
        <w:t xml:space="preserve"> two</w:t>
      </w:r>
      <w:r w:rsidRPr="00497AAC">
        <w:rPr>
          <w:lang w:val="en-US"/>
        </w:rPr>
        <w:t xml:space="preserve"> </w:t>
      </w:r>
      <w:proofErr w:type="spellStart"/>
      <w:r w:rsidRPr="00497AAC">
        <w:rPr>
          <w:lang w:val="en-US"/>
        </w:rPr>
        <w:t>decile</w:t>
      </w:r>
      <w:r w:rsidR="0079014F">
        <w:rPr>
          <w:lang w:val="en-US"/>
        </w:rPr>
        <w:t>s</w:t>
      </w:r>
      <w:bookmarkStart w:id="156" w:name="_Ref417323767"/>
      <w:proofErr w:type="spellEnd"/>
      <w:r w:rsidR="00CB25C4">
        <w:rPr>
          <w:rStyle w:val="FootnoteReference"/>
          <w:lang w:val="en-US"/>
        </w:rPr>
        <w:footnoteReference w:id="11"/>
      </w:r>
      <w:bookmarkEnd w:id="156"/>
      <w:r w:rsidR="0079014F">
        <w:rPr>
          <w:lang w:val="en-US"/>
        </w:rPr>
        <w:t>.</w:t>
      </w:r>
      <w:ins w:id="161" w:author="Hümbelin Oliver" w:date="2015-04-20T19:45:00Z">
        <w:r w:rsidR="006F6C84">
          <w:rPr>
            <w:lang w:val="en-US"/>
          </w:rPr>
          <w:t xml:space="preserve"> By performing a complete distributional comparison it is clearly visible, where changes </w:t>
        </w:r>
      </w:ins>
      <w:proofErr w:type="gramStart"/>
      <w:ins w:id="162" w:author="Hümbelin Oliver" w:date="2015-04-20T19:46:00Z">
        <w:r w:rsidR="006F6C84">
          <w:rPr>
            <w:lang w:val="en-US"/>
          </w:rPr>
          <w:t>occurred</w:t>
        </w:r>
      </w:ins>
      <w:ins w:id="163" w:author="Hümbelin Oliver" w:date="2015-04-20T19:45:00Z">
        <w:r w:rsidR="006F6C84">
          <w:rPr>
            <w:lang w:val="en-US"/>
          </w:rPr>
          <w:t xml:space="preserve"> </w:t>
        </w:r>
      </w:ins>
      <w:ins w:id="164" w:author="Hümbelin Oliver" w:date="2015-04-20T19:50:00Z">
        <w:r w:rsidR="00747A43">
          <w:rPr>
            <w:lang w:val="en-US"/>
          </w:rPr>
          <w:t>.</w:t>
        </w:r>
      </w:ins>
      <w:proofErr w:type="gramEnd"/>
      <w:r w:rsidRPr="00497AAC">
        <w:rPr>
          <w:lang w:val="en-US"/>
        </w:rPr>
        <w:t xml:space="preserve"> </w:t>
      </w:r>
    </w:p>
    <w:p w14:paraId="0C9D8723" w14:textId="77777777" w:rsidR="00902218" w:rsidRDefault="00902218" w:rsidP="00154023">
      <w:pPr>
        <w:rPr>
          <w:lang w:val="en-US"/>
        </w:rPr>
      </w:pPr>
    </w:p>
    <w:p w14:paraId="7F74EEE7" w14:textId="77777777" w:rsidR="007A5603" w:rsidRDefault="007A5603" w:rsidP="00154023">
      <w:pPr>
        <w:rPr>
          <w:lang w:val="en-US"/>
        </w:rPr>
      </w:pPr>
    </w:p>
    <w:p w14:paraId="1A5D117F" w14:textId="77777777" w:rsidR="007A5603" w:rsidRPr="007A5603" w:rsidRDefault="007A5603" w:rsidP="007A5603">
      <w:pPr>
        <w:rPr>
          <w:lang w:val="en-US"/>
        </w:rPr>
      </w:pPr>
    </w:p>
    <w:p w14:paraId="382BA860" w14:textId="77777777" w:rsidR="00634342" w:rsidRDefault="00634342" w:rsidP="00634342">
      <w:pPr>
        <w:pStyle w:val="Heading2"/>
        <w:rPr>
          <w:lang w:val="en-US"/>
        </w:rPr>
      </w:pPr>
      <w:bookmarkStart w:id="165" w:name="_Toc406505799"/>
      <w:r w:rsidRPr="00154023">
        <w:rPr>
          <w:lang w:val="en-US"/>
        </w:rPr>
        <w:t>Statistical units</w:t>
      </w:r>
      <w:bookmarkEnd w:id="165"/>
    </w:p>
    <w:p w14:paraId="7DE741DD" w14:textId="6B2BC4E9" w:rsidR="00634342" w:rsidRDefault="00634342" w:rsidP="00634342">
      <w:pPr>
        <w:rPr>
          <w:lang w:val="en-US"/>
        </w:rPr>
      </w:pPr>
      <w:r w:rsidRPr="00154023">
        <w:rPr>
          <w:lang w:val="en-US"/>
        </w:rPr>
        <w:t xml:space="preserve">The usual units to assess inequality are households because the possibility to experience economic wellbeing is strongly </w:t>
      </w:r>
      <w:r>
        <w:rPr>
          <w:lang w:val="en-US"/>
        </w:rPr>
        <w:t>connected</w:t>
      </w:r>
      <w:r w:rsidR="00616B27">
        <w:rPr>
          <w:lang w:val="en-US"/>
        </w:rPr>
        <w:t xml:space="preserve"> to households (see section </w:t>
      </w:r>
      <w:r w:rsidR="00616B27">
        <w:rPr>
          <w:lang w:val="en-US"/>
        </w:rPr>
        <w:fldChar w:fldCharType="begin"/>
      </w:r>
      <w:r w:rsidR="00616B27">
        <w:rPr>
          <w:lang w:val="en-US"/>
        </w:rPr>
        <w:instrText xml:space="preserve"> REF _Ref406405239 \r \h </w:instrText>
      </w:r>
      <w:r w:rsidR="00616B27">
        <w:rPr>
          <w:lang w:val="en-US"/>
        </w:rPr>
      </w:r>
      <w:r w:rsidR="00616B27">
        <w:rPr>
          <w:lang w:val="en-US"/>
        </w:rPr>
        <w:fldChar w:fldCharType="separate"/>
      </w:r>
      <w:r w:rsidR="00B748B5">
        <w:rPr>
          <w:lang w:val="en-US"/>
        </w:rPr>
        <w:t>2.3</w:t>
      </w:r>
      <w:r w:rsidR="00616B27">
        <w:rPr>
          <w:lang w:val="en-US"/>
        </w:rPr>
        <w:fldChar w:fldCharType="end"/>
      </w:r>
      <w:r w:rsidRPr="00154023">
        <w:rPr>
          <w:lang w:val="en-US"/>
        </w:rPr>
        <w:t>)</w:t>
      </w:r>
      <w:r>
        <w:rPr>
          <w:lang w:val="en-US"/>
        </w:rPr>
        <w:t>.</w:t>
      </w:r>
      <w:r w:rsidRPr="00154023">
        <w:rPr>
          <w:lang w:val="en-US"/>
        </w:rPr>
        <w:t xml:space="preserve"> In tax data, however, the units </w:t>
      </w:r>
      <w:r>
        <w:rPr>
          <w:lang w:val="en-US"/>
        </w:rPr>
        <w:t>are represented according to ad</w:t>
      </w:r>
      <w:r w:rsidR="00F6130E">
        <w:rPr>
          <w:lang w:val="en-US"/>
        </w:rPr>
        <w:t xml:space="preserve">ministrative rules and fiscal households </w:t>
      </w:r>
      <w:r w:rsidR="005A5FE2">
        <w:rPr>
          <w:lang w:val="en-US"/>
        </w:rPr>
        <w:t>do not</w:t>
      </w:r>
      <w:r w:rsidR="005A5FE2" w:rsidRPr="002C45FD">
        <w:rPr>
          <w:lang w:val="en-US"/>
        </w:rPr>
        <w:t xml:space="preserve"> </w:t>
      </w:r>
      <w:r w:rsidR="002C45FD">
        <w:rPr>
          <w:lang w:val="en-US"/>
        </w:rPr>
        <w:t>necessarily</w:t>
      </w:r>
      <w:r w:rsidR="00822DA7">
        <w:rPr>
          <w:lang w:val="en-US"/>
        </w:rPr>
        <w:t xml:space="preserve"> represent</w:t>
      </w:r>
      <w:r w:rsidR="00372BCA">
        <w:rPr>
          <w:lang w:val="en-US"/>
        </w:rPr>
        <w:t xml:space="preserve"> </w:t>
      </w:r>
      <w:r w:rsidR="001E20D3">
        <w:rPr>
          <w:lang w:val="en-US"/>
        </w:rPr>
        <w:t xml:space="preserve">true households. </w:t>
      </w:r>
      <w:r w:rsidR="00675468">
        <w:rPr>
          <w:lang w:val="en-US"/>
        </w:rPr>
        <w:t>T</w:t>
      </w:r>
      <w:r w:rsidRPr="00154023">
        <w:rPr>
          <w:lang w:val="en-US"/>
        </w:rPr>
        <w:t>herefore</w:t>
      </w:r>
      <w:r w:rsidR="00675468">
        <w:rPr>
          <w:lang w:val="en-US"/>
        </w:rPr>
        <w:t>, it is</w:t>
      </w:r>
      <w:r w:rsidRPr="00154023">
        <w:rPr>
          <w:lang w:val="en-US"/>
        </w:rPr>
        <w:t xml:space="preserve"> not </w:t>
      </w:r>
      <w:r w:rsidR="006E1D70">
        <w:rPr>
          <w:lang w:val="en-US"/>
        </w:rPr>
        <w:t>straightforward</w:t>
      </w:r>
      <w:r w:rsidR="006E1D70" w:rsidRPr="00154023">
        <w:rPr>
          <w:lang w:val="en-US"/>
        </w:rPr>
        <w:t xml:space="preserve"> </w:t>
      </w:r>
      <w:r w:rsidRPr="00154023">
        <w:rPr>
          <w:lang w:val="en-US"/>
        </w:rPr>
        <w:t>to elicit households and household income from tax data. This might influence the assessment of inequality development, taking into account the change from traditional household and family structures over the last century.</w:t>
      </w:r>
    </w:p>
    <w:p w14:paraId="2BD6B711" w14:textId="77777777" w:rsidR="00634342" w:rsidRDefault="00634342" w:rsidP="00634342">
      <w:pPr>
        <w:rPr>
          <w:lang w:val="en-US"/>
        </w:rPr>
      </w:pPr>
    </w:p>
    <w:p w14:paraId="6739E3B6" w14:textId="6DC22012" w:rsidR="00634342" w:rsidRDefault="00634342" w:rsidP="00634342">
      <w:pPr>
        <w:rPr>
          <w:lang w:val="en-US"/>
        </w:rPr>
      </w:pPr>
      <w:r w:rsidRPr="008F2D88">
        <w:rPr>
          <w:lang w:val="en-US"/>
        </w:rPr>
        <w:lastRenderedPageBreak/>
        <w:t xml:space="preserve">To examine the sensitivity of inequality </w:t>
      </w:r>
      <w:r w:rsidR="009573AB">
        <w:rPr>
          <w:lang w:val="en-US"/>
        </w:rPr>
        <w:t>regarding</w:t>
      </w:r>
      <w:r w:rsidRPr="008F2D88">
        <w:rPr>
          <w:lang w:val="en-US"/>
        </w:rPr>
        <w:t xml:space="preserve"> to the statistical unit</w:t>
      </w:r>
      <w:r>
        <w:rPr>
          <w:lang w:val="en-US"/>
        </w:rPr>
        <w:t>, we us</w:t>
      </w:r>
      <w:r w:rsidR="006239FB">
        <w:rPr>
          <w:lang w:val="en-US"/>
        </w:rPr>
        <w:t>e</w:t>
      </w:r>
      <w:r>
        <w:rPr>
          <w:lang w:val="en-US"/>
        </w:rPr>
        <w:t xml:space="preserve"> </w:t>
      </w:r>
      <w:r w:rsidR="00687574">
        <w:rPr>
          <w:lang w:val="en-US"/>
        </w:rPr>
        <w:t>micro tax data from the canton Bern</w:t>
      </w:r>
      <w:r>
        <w:rPr>
          <w:lang w:val="en-US"/>
        </w:rPr>
        <w:t xml:space="preserve">. </w:t>
      </w:r>
      <w:r w:rsidR="00372BCA">
        <w:rPr>
          <w:lang w:val="en-US"/>
        </w:rPr>
        <w:t xml:space="preserve">This </w:t>
      </w:r>
      <w:r>
        <w:rPr>
          <w:lang w:val="en-US"/>
        </w:rPr>
        <w:t xml:space="preserve">data </w:t>
      </w:r>
      <w:r w:rsidR="00BE44E9">
        <w:rPr>
          <w:lang w:val="en-US"/>
        </w:rPr>
        <w:t>includes</w:t>
      </w:r>
      <w:r w:rsidR="00372BCA">
        <w:rPr>
          <w:lang w:val="en-US"/>
        </w:rPr>
        <w:t xml:space="preserve"> </w:t>
      </w:r>
      <w:r>
        <w:rPr>
          <w:lang w:val="en-US"/>
        </w:rPr>
        <w:t>housing information added</w:t>
      </w:r>
      <w:r w:rsidR="00F6130E">
        <w:rPr>
          <w:lang w:val="en-US"/>
        </w:rPr>
        <w:t xml:space="preserve"> from </w:t>
      </w:r>
      <w:r w:rsidR="00822DA7">
        <w:rPr>
          <w:lang w:val="en-US"/>
        </w:rPr>
        <w:t>personal</w:t>
      </w:r>
      <w:r w:rsidR="006C0833">
        <w:rPr>
          <w:lang w:val="en-US"/>
        </w:rPr>
        <w:t xml:space="preserve"> </w:t>
      </w:r>
      <w:r w:rsidR="00822DA7">
        <w:rPr>
          <w:lang w:val="en-US"/>
        </w:rPr>
        <w:t>registers</w:t>
      </w:r>
      <w:r w:rsidR="00A54E56">
        <w:rPr>
          <w:lang w:val="en-US"/>
        </w:rPr>
        <w:t xml:space="preserve"> </w:t>
      </w:r>
      <w:r w:rsidR="009573AB">
        <w:rPr>
          <w:lang w:val="en-US"/>
        </w:rPr>
        <w:t xml:space="preserve">and </w:t>
      </w:r>
      <w:r w:rsidR="00F6130E">
        <w:rPr>
          <w:lang w:val="en-US"/>
        </w:rPr>
        <w:t>allow</w:t>
      </w:r>
      <w:r w:rsidR="00A54E56">
        <w:rPr>
          <w:lang w:val="en-US"/>
        </w:rPr>
        <w:t>s</w:t>
      </w:r>
      <w:r w:rsidR="00F6130E">
        <w:rPr>
          <w:lang w:val="en-US"/>
        </w:rPr>
        <w:t xml:space="preserve"> </w:t>
      </w:r>
      <w:r w:rsidR="009573AB">
        <w:rPr>
          <w:lang w:val="en-US"/>
        </w:rPr>
        <w:t>constructing</w:t>
      </w:r>
      <w:r>
        <w:rPr>
          <w:lang w:val="en-US"/>
        </w:rPr>
        <w:t xml:space="preserve"> </w:t>
      </w:r>
      <w:r w:rsidR="00F6130E">
        <w:rPr>
          <w:lang w:val="en-US"/>
        </w:rPr>
        <w:t>a</w:t>
      </w:r>
      <w:r>
        <w:rPr>
          <w:lang w:val="en-US"/>
        </w:rPr>
        <w:t xml:space="preserve"> household-</w:t>
      </w:r>
      <w:r w:rsidR="006C0833">
        <w:rPr>
          <w:lang w:val="en-US"/>
        </w:rPr>
        <w:t xml:space="preserve">identifier </w:t>
      </w:r>
      <w:r w:rsidR="00F6130E">
        <w:rPr>
          <w:lang w:val="en-US"/>
        </w:rPr>
        <w:t>for tax units</w:t>
      </w:r>
      <w:r>
        <w:rPr>
          <w:lang w:val="en-US"/>
        </w:rPr>
        <w:t xml:space="preserve">. Because this register harmonization is fairly new, we can </w:t>
      </w:r>
      <w:r w:rsidR="00F6130E">
        <w:rPr>
          <w:lang w:val="en-US"/>
        </w:rPr>
        <w:t xml:space="preserve">only </w:t>
      </w:r>
      <w:r>
        <w:rPr>
          <w:lang w:val="en-US"/>
        </w:rPr>
        <w:t xml:space="preserve">use data for one time point (2012). Nonetheless, we are able to </w:t>
      </w:r>
      <w:r w:rsidR="003C14BB">
        <w:rPr>
          <w:lang w:val="en-US"/>
        </w:rPr>
        <w:t>look at the distribution of taxable income</w:t>
      </w:r>
      <w:r>
        <w:rPr>
          <w:lang w:val="en-US"/>
        </w:rPr>
        <w:t xml:space="preserve"> with tax units and then compare </w:t>
      </w:r>
      <w:r w:rsidR="00822DA7">
        <w:rPr>
          <w:lang w:val="en-US"/>
        </w:rPr>
        <w:t>it to the distribution</w:t>
      </w:r>
      <w:r>
        <w:rPr>
          <w:lang w:val="en-US"/>
        </w:rPr>
        <w:t xml:space="preserve"> </w:t>
      </w:r>
      <w:r w:rsidR="00822DA7">
        <w:rPr>
          <w:lang w:val="en-US"/>
        </w:rPr>
        <w:t>we get when we</w:t>
      </w:r>
      <w:r w:rsidR="003C14BB">
        <w:rPr>
          <w:lang w:val="en-US"/>
        </w:rPr>
        <w:t xml:space="preserve"> look at</w:t>
      </w:r>
      <w:r>
        <w:rPr>
          <w:lang w:val="en-US"/>
        </w:rPr>
        <w:t xml:space="preserve"> </w:t>
      </w:r>
      <w:r w:rsidR="00B04FEA">
        <w:rPr>
          <w:lang w:val="en-US"/>
        </w:rPr>
        <w:t>pooled incomes of households</w:t>
      </w:r>
      <w:r>
        <w:rPr>
          <w:lang w:val="en-US"/>
        </w:rPr>
        <w:t xml:space="preserve"> instead of tax units. By comparing these two </w:t>
      </w:r>
      <w:r w:rsidR="003C14BB">
        <w:rPr>
          <w:lang w:val="en-US"/>
        </w:rPr>
        <w:t>distributions</w:t>
      </w:r>
      <w:r>
        <w:rPr>
          <w:lang w:val="en-US"/>
        </w:rPr>
        <w:t xml:space="preserve">, we can test the sensitiveness of inequality </w:t>
      </w:r>
      <w:r w:rsidR="00697883">
        <w:rPr>
          <w:lang w:val="en-US"/>
        </w:rPr>
        <w:t>regarding</w:t>
      </w:r>
      <w:r>
        <w:rPr>
          <w:lang w:val="en-US"/>
        </w:rPr>
        <w:t xml:space="preserve"> different concepts of statistical units.   </w:t>
      </w:r>
    </w:p>
    <w:p w14:paraId="735C7AD3" w14:textId="77777777" w:rsidR="001E20D3" w:rsidRDefault="001E20D3" w:rsidP="00634342">
      <w:pPr>
        <w:rPr>
          <w:lang w:val="en-US"/>
        </w:rPr>
      </w:pPr>
    </w:p>
    <w:p w14:paraId="2A9A9331" w14:textId="0CAD467F" w:rsidR="00C26153" w:rsidRDefault="00C26153" w:rsidP="00634342">
      <w:pPr>
        <w:rPr>
          <w:lang w:val="en-US"/>
        </w:rPr>
      </w:pPr>
      <w:r>
        <w:rPr>
          <w:noProof/>
          <w:lang w:eastAsia="de-CH"/>
        </w:rPr>
        <w:drawing>
          <wp:inline distT="0" distB="0" distL="0" distR="0" wp14:anchorId="34EBF0B9" wp14:editId="7CBDE441">
            <wp:extent cx="6011545" cy="4333411"/>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1545" cy="4333411"/>
                    </a:xfrm>
                    <a:prstGeom prst="rect">
                      <a:avLst/>
                    </a:prstGeom>
                    <a:noFill/>
                    <a:ln>
                      <a:noFill/>
                    </a:ln>
                  </pic:spPr>
                </pic:pic>
              </a:graphicData>
            </a:graphic>
          </wp:inline>
        </w:drawing>
      </w:r>
    </w:p>
    <w:p w14:paraId="7665B741" w14:textId="3D0F3655" w:rsidR="001E20D3" w:rsidRDefault="001E20D3" w:rsidP="001E20D3">
      <w:pPr>
        <w:pStyle w:val="Caption"/>
        <w:rPr>
          <w:rStyle w:val="CommentReference"/>
          <w:bCs w:val="0"/>
          <w:lang w:val="en-US"/>
        </w:rPr>
      </w:pPr>
      <w:r w:rsidRPr="00616B27">
        <w:rPr>
          <w:sz w:val="24"/>
          <w:szCs w:val="24"/>
          <w:lang w:val="en-US"/>
        </w:rPr>
        <w:t xml:space="preserve">Figure </w:t>
      </w:r>
      <w:r w:rsidRPr="00616B27">
        <w:rPr>
          <w:sz w:val="24"/>
          <w:szCs w:val="24"/>
          <w:lang w:val="en-US"/>
        </w:rPr>
        <w:fldChar w:fldCharType="begin"/>
      </w:r>
      <w:r w:rsidRPr="00616B27">
        <w:rPr>
          <w:sz w:val="24"/>
          <w:szCs w:val="24"/>
          <w:lang w:val="en-US"/>
        </w:rPr>
        <w:instrText xml:space="preserve"> SEQ Figure \* ARABIC </w:instrText>
      </w:r>
      <w:r w:rsidRPr="00616B27">
        <w:rPr>
          <w:sz w:val="24"/>
          <w:szCs w:val="24"/>
          <w:lang w:val="en-US"/>
        </w:rPr>
        <w:fldChar w:fldCharType="separate"/>
      </w:r>
      <w:ins w:id="166" w:author="Hümbelin Oliver" w:date="2015-04-20T20:19:00Z">
        <w:r w:rsidR="007C739D">
          <w:rPr>
            <w:noProof/>
            <w:sz w:val="24"/>
            <w:szCs w:val="24"/>
            <w:lang w:val="en-US"/>
          </w:rPr>
          <w:t>9</w:t>
        </w:r>
      </w:ins>
      <w:del w:id="167" w:author="Hümbelin Oliver" w:date="2015-04-20T20:19:00Z">
        <w:r w:rsidDel="007C739D">
          <w:rPr>
            <w:noProof/>
            <w:sz w:val="24"/>
            <w:szCs w:val="24"/>
            <w:lang w:val="en-US"/>
          </w:rPr>
          <w:delText>5</w:delText>
        </w:r>
      </w:del>
      <w:r w:rsidRPr="00616B27">
        <w:rPr>
          <w:sz w:val="24"/>
          <w:szCs w:val="24"/>
          <w:lang w:val="en-US"/>
        </w:rPr>
        <w:fldChar w:fldCharType="end"/>
      </w:r>
      <w:r w:rsidRPr="00616B27">
        <w:rPr>
          <w:sz w:val="24"/>
          <w:szCs w:val="24"/>
          <w:lang w:val="en-US"/>
        </w:rPr>
        <w:t>:</w:t>
      </w:r>
      <w:r w:rsidRPr="00616B27">
        <w:rPr>
          <w:lang w:val="en-US"/>
        </w:rPr>
        <w:t xml:space="preserve"> </w:t>
      </w:r>
      <w:r>
        <w:rPr>
          <w:sz w:val="24"/>
          <w:szCs w:val="24"/>
          <w:lang w:val="en-US"/>
        </w:rPr>
        <w:t>Relative distribution over fiscal and real household</w:t>
      </w:r>
      <w:r>
        <w:rPr>
          <w:sz w:val="24"/>
          <w:szCs w:val="24"/>
          <w:lang w:val="en-US"/>
        </w:rPr>
        <w:br/>
      </w:r>
      <w:r w:rsidRPr="007A5603">
        <w:rPr>
          <w:i/>
          <w:lang w:val="en-US"/>
        </w:rPr>
        <w:t xml:space="preserve">Source: Micro </w:t>
      </w:r>
      <w:del w:id="168" w:author="Hümbelin Oliver" w:date="2015-04-20T19:55:00Z">
        <w:r w:rsidRPr="007A5603" w:rsidDel="00747A43">
          <w:rPr>
            <w:i/>
            <w:lang w:val="en-US"/>
          </w:rPr>
          <w:delText xml:space="preserve">cantonal </w:delText>
        </w:r>
      </w:del>
      <w:r w:rsidRPr="007A5603">
        <w:rPr>
          <w:i/>
          <w:lang w:val="en-US"/>
        </w:rPr>
        <w:t xml:space="preserve">Tax data (Bern) </w:t>
      </w:r>
    </w:p>
    <w:p w14:paraId="3DE0DC06" w14:textId="77777777" w:rsidR="001E20D3" w:rsidRDefault="001E20D3" w:rsidP="00634342">
      <w:pPr>
        <w:rPr>
          <w:lang w:val="en-US"/>
        </w:rPr>
      </w:pPr>
    </w:p>
    <w:p w14:paraId="15491115" w14:textId="77777777" w:rsidR="00634342" w:rsidRDefault="00634342" w:rsidP="00634342">
      <w:pPr>
        <w:rPr>
          <w:lang w:val="en-US"/>
        </w:rPr>
      </w:pPr>
    </w:p>
    <w:p w14:paraId="773A3866" w14:textId="2B4079DA" w:rsidR="00AE18D1" w:rsidRDefault="00822DA7" w:rsidP="00634342">
      <w:pPr>
        <w:rPr>
          <w:lang w:val="en-US"/>
        </w:rPr>
      </w:pPr>
      <w:r>
        <w:rPr>
          <w:lang w:val="en-US"/>
        </w:rPr>
        <w:t>Our</w:t>
      </w:r>
      <w:r w:rsidR="003C14BB">
        <w:rPr>
          <w:lang w:val="en-US"/>
        </w:rPr>
        <w:t xml:space="preserve"> test shows</w:t>
      </w:r>
      <w:r w:rsidR="00EF5092">
        <w:rPr>
          <w:lang w:val="en-US"/>
        </w:rPr>
        <w:t xml:space="preserve"> substantial higher</w:t>
      </w:r>
      <w:r w:rsidR="003C14BB">
        <w:rPr>
          <w:lang w:val="en-US"/>
        </w:rPr>
        <w:t xml:space="preserve"> inequality among tax units (Gini=0.4</w:t>
      </w:r>
      <w:r w:rsidR="006E3400">
        <w:rPr>
          <w:lang w:val="en-US"/>
        </w:rPr>
        <w:t>5</w:t>
      </w:r>
      <w:r w:rsidR="003C14BB">
        <w:rPr>
          <w:lang w:val="en-US"/>
        </w:rPr>
        <w:t>) than among households (Gini=0.</w:t>
      </w:r>
      <w:r w:rsidR="006E3400">
        <w:rPr>
          <w:lang w:val="en-US"/>
        </w:rPr>
        <w:t>39</w:t>
      </w:r>
      <w:r w:rsidR="003C14BB">
        <w:rPr>
          <w:lang w:val="en-US"/>
        </w:rPr>
        <w:t xml:space="preserve">). </w:t>
      </w:r>
      <w:r w:rsidR="006E628C">
        <w:rPr>
          <w:lang w:val="en-US"/>
        </w:rPr>
        <w:t xml:space="preserve">This is because </w:t>
      </w:r>
      <w:r w:rsidR="00680B10">
        <w:rPr>
          <w:lang w:val="en-US"/>
        </w:rPr>
        <w:t>the share of persons effectively living alone decreases drastically</w:t>
      </w:r>
      <w:r w:rsidR="006E628C">
        <w:rPr>
          <w:lang w:val="en-US"/>
        </w:rPr>
        <w:t>, when we switch from tax units to real households</w:t>
      </w:r>
      <w:r w:rsidR="00523ECE">
        <w:rPr>
          <w:lang w:val="en-US"/>
        </w:rPr>
        <w:t xml:space="preserve">. </w:t>
      </w:r>
      <w:r w:rsidR="00972A12">
        <w:rPr>
          <w:lang w:val="en-US"/>
        </w:rPr>
        <w:t>Many</w:t>
      </w:r>
      <w:r w:rsidR="00523ECE">
        <w:rPr>
          <w:lang w:val="en-US"/>
        </w:rPr>
        <w:t xml:space="preserve"> single person tax units are indeed not living alone</w:t>
      </w:r>
      <w:r w:rsidR="00972A12">
        <w:rPr>
          <w:lang w:val="en-US"/>
        </w:rPr>
        <w:t xml:space="preserve">: </w:t>
      </w:r>
      <w:r>
        <w:rPr>
          <w:lang w:val="en-US"/>
        </w:rPr>
        <w:t xml:space="preserve"> </w:t>
      </w:r>
      <w:r w:rsidR="006E3400">
        <w:rPr>
          <w:lang w:val="en-US"/>
        </w:rPr>
        <w:t>66</w:t>
      </w:r>
      <w:r>
        <w:rPr>
          <w:lang w:val="en-US"/>
        </w:rPr>
        <w:t>.</w:t>
      </w:r>
      <w:r w:rsidR="006E3400">
        <w:rPr>
          <w:lang w:val="en-US"/>
        </w:rPr>
        <w:t>1</w:t>
      </w:r>
      <w:r>
        <w:rPr>
          <w:lang w:val="en-US"/>
        </w:rPr>
        <w:t>% are taxed as single person tax units</w:t>
      </w:r>
      <w:r w:rsidR="00972A12">
        <w:rPr>
          <w:lang w:val="en-US"/>
        </w:rPr>
        <w:t xml:space="preserve"> although</w:t>
      </w:r>
      <w:r>
        <w:rPr>
          <w:lang w:val="en-US"/>
        </w:rPr>
        <w:t xml:space="preserve"> we identify only a </w:t>
      </w:r>
      <w:r w:rsidR="00AE18D1">
        <w:rPr>
          <w:lang w:val="en-US"/>
        </w:rPr>
        <w:t xml:space="preserve">share of </w:t>
      </w:r>
      <w:r w:rsidR="00C92DCD">
        <w:rPr>
          <w:lang w:val="en-US"/>
        </w:rPr>
        <w:t>36.9</w:t>
      </w:r>
      <w:r w:rsidR="00AE18D1">
        <w:rPr>
          <w:lang w:val="en-US"/>
        </w:rPr>
        <w:t xml:space="preserve">% </w:t>
      </w:r>
      <w:r>
        <w:rPr>
          <w:lang w:val="en-US"/>
        </w:rPr>
        <w:t xml:space="preserve">of actual </w:t>
      </w:r>
      <w:r w:rsidR="00AE18D1">
        <w:rPr>
          <w:lang w:val="en-US"/>
        </w:rPr>
        <w:t>single pe</w:t>
      </w:r>
      <w:r w:rsidR="00D05B64">
        <w:rPr>
          <w:lang w:val="en-US"/>
        </w:rPr>
        <w:t>rson households</w:t>
      </w:r>
      <w:r w:rsidR="00AE18D1">
        <w:rPr>
          <w:lang w:val="en-US"/>
        </w:rPr>
        <w:t>.</w:t>
      </w:r>
      <w:r w:rsidR="00B04FEA">
        <w:rPr>
          <w:lang w:val="en-US"/>
        </w:rPr>
        <w:t xml:space="preserve"> </w:t>
      </w:r>
      <w:r w:rsidR="00D05B64">
        <w:rPr>
          <w:lang w:val="en-US"/>
        </w:rPr>
        <w:t xml:space="preserve">This results in pooling of income and </w:t>
      </w:r>
      <w:r w:rsidR="005573E2">
        <w:rPr>
          <w:lang w:val="en-US"/>
        </w:rPr>
        <w:t xml:space="preserve">an </w:t>
      </w:r>
      <w:r w:rsidR="00D05B64">
        <w:rPr>
          <w:lang w:val="en-US"/>
        </w:rPr>
        <w:t>upward shift</w:t>
      </w:r>
      <w:r w:rsidR="00680B10">
        <w:rPr>
          <w:lang w:val="en-US"/>
        </w:rPr>
        <w:t xml:space="preserve"> of former “poor” units</w:t>
      </w:r>
      <w:r w:rsidR="00D05B64">
        <w:rPr>
          <w:lang w:val="en-US"/>
        </w:rPr>
        <w:t>.</w:t>
      </w:r>
      <w:r w:rsidR="00B544D2">
        <w:rPr>
          <w:lang w:val="en-US"/>
        </w:rPr>
        <w:t xml:space="preserve"> In other words; a lot of units with low income are replaced with </w:t>
      </w:r>
      <w:r w:rsidR="001E20D3">
        <w:rPr>
          <w:lang w:val="en-US"/>
        </w:rPr>
        <w:t>fewer</w:t>
      </w:r>
      <w:r w:rsidR="00B544D2">
        <w:rPr>
          <w:lang w:val="en-US"/>
        </w:rPr>
        <w:t xml:space="preserve"> units with higher incomes</w:t>
      </w:r>
      <w:r w:rsidR="00680B10">
        <w:rPr>
          <w:lang w:val="en-US"/>
        </w:rPr>
        <w:t xml:space="preserve">. </w:t>
      </w:r>
      <w:r w:rsidR="00AE18D1">
        <w:rPr>
          <w:lang w:val="en-US"/>
        </w:rPr>
        <w:t xml:space="preserve">The related relative distribution illustrates the differences (see </w:t>
      </w:r>
      <w:r w:rsidR="005B4A5D" w:rsidRPr="005B4A5D">
        <w:rPr>
          <w:lang w:val="en-US"/>
        </w:rPr>
        <w:fldChar w:fldCharType="begin"/>
      </w:r>
      <w:r w:rsidR="005B4A5D">
        <w:rPr>
          <w:lang w:val="en-US"/>
        </w:rPr>
        <w:instrText xml:space="preserve"> REF _Ref406511075 \h  \* MERGEFORMAT </w:instrText>
      </w:r>
      <w:r w:rsidR="005B4A5D" w:rsidRPr="005B4A5D">
        <w:rPr>
          <w:lang w:val="en-US"/>
        </w:rPr>
      </w:r>
      <w:r w:rsidR="005B4A5D" w:rsidRPr="005B4A5D">
        <w:rPr>
          <w:lang w:val="en-US"/>
        </w:rPr>
        <w:fldChar w:fldCharType="separate"/>
      </w:r>
      <w:r w:rsidR="00B748B5" w:rsidRPr="00B748B5">
        <w:rPr>
          <w:lang w:val="en-US"/>
          <w:rPrChange w:id="169" w:author="Hümbelin Oliver" w:date="2015-04-10T15:49:00Z">
            <w:rPr>
              <w:sz w:val="24"/>
              <w:szCs w:val="24"/>
              <w:lang w:val="en-US"/>
            </w:rPr>
          </w:rPrChange>
        </w:rPr>
        <w:t>Figure 4</w:t>
      </w:r>
      <w:r w:rsidR="005B4A5D" w:rsidRPr="005B4A5D">
        <w:rPr>
          <w:lang w:val="en-US"/>
        </w:rPr>
        <w:fldChar w:fldCharType="end"/>
      </w:r>
      <w:r w:rsidR="00AE18D1">
        <w:rPr>
          <w:lang w:val="en-US"/>
        </w:rPr>
        <w:t>). In the distribution based on households lower income units are underrepresented compared to the distribution based on tax units while there is more mass in the upper part of the distribution.</w:t>
      </w:r>
    </w:p>
    <w:p w14:paraId="6F662E17" w14:textId="77777777" w:rsidR="00AE18D1" w:rsidRDefault="00AE18D1" w:rsidP="00634342">
      <w:pPr>
        <w:rPr>
          <w:lang w:val="en-US"/>
        </w:rPr>
      </w:pPr>
    </w:p>
    <w:p w14:paraId="3E0315D3" w14:textId="6B3B7CD9" w:rsidR="00AE18D1" w:rsidRDefault="00D05B64" w:rsidP="00634342">
      <w:pPr>
        <w:rPr>
          <w:lang w:val="en-US"/>
        </w:rPr>
      </w:pPr>
      <w:r>
        <w:rPr>
          <w:lang w:val="en-US"/>
        </w:rPr>
        <w:t xml:space="preserve">This mechanism </w:t>
      </w:r>
      <w:del w:id="170" w:author="Hümbelin Oliver" w:date="2015-04-20T19:52:00Z">
        <w:r w:rsidDel="00747A43">
          <w:rPr>
            <w:lang w:val="en-US"/>
          </w:rPr>
          <w:delText xml:space="preserve">is </w:delText>
        </w:r>
      </w:del>
      <w:ins w:id="171" w:author="Hümbelin Oliver" w:date="2015-04-20T19:52:00Z">
        <w:r w:rsidR="00747A43">
          <w:rPr>
            <w:lang w:val="en-US"/>
          </w:rPr>
          <w:t>must be</w:t>
        </w:r>
        <w:r w:rsidR="00747A43">
          <w:rPr>
            <w:lang w:val="en-US"/>
          </w:rPr>
          <w:t xml:space="preserve"> </w:t>
        </w:r>
      </w:ins>
      <w:r>
        <w:rPr>
          <w:lang w:val="en-US"/>
        </w:rPr>
        <w:t xml:space="preserve">quite similar </w:t>
      </w:r>
      <w:del w:id="172" w:author="Hümbelin Oliver" w:date="2015-04-20T19:52:00Z">
        <w:r w:rsidR="008756F4" w:rsidDel="00747A43">
          <w:rPr>
            <w:lang w:val="en-US"/>
          </w:rPr>
          <w:delText xml:space="preserve">to </w:delText>
        </w:r>
        <w:r w:rsidDel="00747A43">
          <w:rPr>
            <w:lang w:val="en-US"/>
          </w:rPr>
          <w:delText>the</w:delText>
        </w:r>
      </w:del>
      <w:ins w:id="173" w:author="Hümbelin Oliver" w:date="2015-04-20T19:52:00Z">
        <w:r w:rsidR="00747A43">
          <w:rPr>
            <w:lang w:val="en-US"/>
          </w:rPr>
          <w:t>for the</w:t>
        </w:r>
      </w:ins>
      <w:r>
        <w:rPr>
          <w:lang w:val="en-US"/>
        </w:rPr>
        <w:t xml:space="preserve"> </w:t>
      </w:r>
      <w:r w:rsidR="0050169A">
        <w:rPr>
          <w:lang w:val="en-US"/>
        </w:rPr>
        <w:t>income distribution of Switzerland</w:t>
      </w:r>
      <w:r>
        <w:rPr>
          <w:lang w:val="en-US"/>
        </w:rPr>
        <w:t xml:space="preserve"> derived from the aggregated tax </w:t>
      </w:r>
      <w:r w:rsidR="002D573D">
        <w:rPr>
          <w:lang w:val="en-US"/>
        </w:rPr>
        <w:t>statistics</w:t>
      </w:r>
      <w:r w:rsidR="0050169A">
        <w:rPr>
          <w:lang w:val="en-US"/>
        </w:rPr>
        <w:t>. Looking at the published tax statistics for the year 201</w:t>
      </w:r>
      <w:r w:rsidR="00BE44E9">
        <w:rPr>
          <w:lang w:val="en-US"/>
        </w:rPr>
        <w:t>1</w:t>
      </w:r>
      <w:r w:rsidR="0050169A">
        <w:rPr>
          <w:lang w:val="en-US"/>
        </w:rPr>
        <w:t xml:space="preserve"> the proportion of single (6</w:t>
      </w:r>
      <w:r w:rsidR="00BE44E9">
        <w:rPr>
          <w:lang w:val="en-US"/>
        </w:rPr>
        <w:t>2</w:t>
      </w:r>
      <w:r w:rsidR="0050169A">
        <w:rPr>
          <w:lang w:val="en-US"/>
        </w:rPr>
        <w:t>.</w:t>
      </w:r>
      <w:r w:rsidR="00BE44E9">
        <w:rPr>
          <w:lang w:val="en-US"/>
        </w:rPr>
        <w:t>1</w:t>
      </w:r>
      <w:r w:rsidR="0050169A">
        <w:rPr>
          <w:lang w:val="en-US"/>
        </w:rPr>
        <w:t xml:space="preserve">%) to married tax </w:t>
      </w:r>
      <w:r w:rsidR="002D573D">
        <w:rPr>
          <w:lang w:val="en-US"/>
        </w:rPr>
        <w:t>units</w:t>
      </w:r>
      <w:r w:rsidR="0050169A">
        <w:rPr>
          <w:lang w:val="en-US"/>
        </w:rPr>
        <w:t xml:space="preserve"> (3</w:t>
      </w:r>
      <w:r w:rsidR="00BE44E9">
        <w:rPr>
          <w:lang w:val="en-US"/>
        </w:rPr>
        <w:t>7</w:t>
      </w:r>
      <w:r w:rsidR="0050169A">
        <w:rPr>
          <w:lang w:val="en-US"/>
        </w:rPr>
        <w:t>.</w:t>
      </w:r>
      <w:r w:rsidR="00BE44E9">
        <w:rPr>
          <w:lang w:val="en-US"/>
        </w:rPr>
        <w:t>9</w:t>
      </w:r>
      <w:r w:rsidR="0050169A">
        <w:rPr>
          <w:lang w:val="en-US"/>
        </w:rPr>
        <w:t xml:space="preserve">%) are similar </w:t>
      </w:r>
      <w:r w:rsidR="00865714">
        <w:rPr>
          <w:lang w:val="en-US"/>
        </w:rPr>
        <w:t>to</w:t>
      </w:r>
      <w:r w:rsidR="0050169A">
        <w:rPr>
          <w:lang w:val="en-US"/>
        </w:rPr>
        <w:t xml:space="preserve"> Bern, meaning that inequality would be lower if assessed on household level and not among tax units. </w:t>
      </w:r>
      <w:r w:rsidR="008756F4">
        <w:rPr>
          <w:lang w:val="en-US"/>
        </w:rPr>
        <w:t xml:space="preserve">In addition, </w:t>
      </w:r>
      <w:r w:rsidR="00B544D2">
        <w:rPr>
          <w:lang w:val="en-US"/>
        </w:rPr>
        <w:t>we suggest</w:t>
      </w:r>
      <w:r w:rsidR="0050169A">
        <w:rPr>
          <w:lang w:val="en-US"/>
        </w:rPr>
        <w:t xml:space="preserve"> that the bias got stronger </w:t>
      </w:r>
      <w:r>
        <w:rPr>
          <w:lang w:val="en-US"/>
        </w:rPr>
        <w:t xml:space="preserve">in recent </w:t>
      </w:r>
      <w:r w:rsidR="002D573D">
        <w:rPr>
          <w:lang w:val="en-US"/>
        </w:rPr>
        <w:t xml:space="preserve">decades, and </w:t>
      </w:r>
      <w:r>
        <w:rPr>
          <w:lang w:val="en-US"/>
        </w:rPr>
        <w:t xml:space="preserve">it </w:t>
      </w:r>
      <w:r w:rsidR="00464308">
        <w:rPr>
          <w:lang w:val="en-US"/>
        </w:rPr>
        <w:t xml:space="preserve">had </w:t>
      </w:r>
      <w:r w:rsidR="0002797A">
        <w:rPr>
          <w:lang w:val="en-US"/>
        </w:rPr>
        <w:t>thus</w:t>
      </w:r>
      <w:r>
        <w:rPr>
          <w:lang w:val="en-US"/>
        </w:rPr>
        <w:t xml:space="preserve"> less </w:t>
      </w:r>
      <w:r w:rsidR="00464308">
        <w:rPr>
          <w:lang w:val="en-US"/>
        </w:rPr>
        <w:t xml:space="preserve">influence </w:t>
      </w:r>
      <w:r>
        <w:rPr>
          <w:lang w:val="en-US"/>
        </w:rPr>
        <w:t xml:space="preserve">in times </w:t>
      </w:r>
      <w:r w:rsidR="006C0833">
        <w:rPr>
          <w:lang w:val="en-US"/>
        </w:rPr>
        <w:t xml:space="preserve">when </w:t>
      </w:r>
      <w:r w:rsidR="0050169A">
        <w:rPr>
          <w:lang w:val="en-US"/>
        </w:rPr>
        <w:t xml:space="preserve">the overlap of fiscal and real households </w:t>
      </w:r>
      <w:r>
        <w:rPr>
          <w:lang w:val="en-US"/>
        </w:rPr>
        <w:t>was</w:t>
      </w:r>
      <w:r w:rsidR="0050169A">
        <w:rPr>
          <w:lang w:val="en-US"/>
        </w:rPr>
        <w:t xml:space="preserve"> </w:t>
      </w:r>
      <w:r>
        <w:rPr>
          <w:lang w:val="en-US"/>
        </w:rPr>
        <w:t xml:space="preserve">bigger. </w:t>
      </w:r>
    </w:p>
    <w:p w14:paraId="09EDC522" w14:textId="77777777" w:rsidR="00AB4134" w:rsidRPr="00D05B64" w:rsidRDefault="00AB4134" w:rsidP="00634342">
      <w:pPr>
        <w:rPr>
          <w:lang w:val="en-US"/>
        </w:rPr>
      </w:pPr>
    </w:p>
    <w:p w14:paraId="04AF98FB" w14:textId="22E908BB" w:rsidR="00154023" w:rsidRPr="00616B27" w:rsidRDefault="002B69C3" w:rsidP="00154023">
      <w:pPr>
        <w:pStyle w:val="Heading2"/>
        <w:rPr>
          <w:lang w:val="en-US"/>
        </w:rPr>
      </w:pPr>
      <w:r>
        <w:rPr>
          <w:lang w:val="en-US"/>
        </w:rPr>
        <w:t>Population coverage</w:t>
      </w:r>
    </w:p>
    <w:p w14:paraId="10889638" w14:textId="4E9A3386" w:rsidR="00451FB5" w:rsidRDefault="006B199C" w:rsidP="00154023">
      <w:pPr>
        <w:rPr>
          <w:lang w:val="en-US"/>
        </w:rPr>
      </w:pPr>
      <w:r>
        <w:rPr>
          <w:lang w:val="en-US"/>
        </w:rPr>
        <w:t xml:space="preserve">While survey samples </w:t>
      </w:r>
      <w:r w:rsidR="005A0230">
        <w:rPr>
          <w:lang w:val="en-US"/>
        </w:rPr>
        <w:t xml:space="preserve">are </w:t>
      </w:r>
      <w:r>
        <w:rPr>
          <w:lang w:val="en-US"/>
        </w:rPr>
        <w:t>suspected to be</w:t>
      </w:r>
      <w:r w:rsidR="006E6A93">
        <w:rPr>
          <w:lang w:val="en-US"/>
        </w:rPr>
        <w:t xml:space="preserve"> biased because of non-response, the</w:t>
      </w:r>
      <w:r w:rsidR="005A0230" w:rsidRPr="00154023">
        <w:rPr>
          <w:lang w:val="en-US"/>
        </w:rPr>
        <w:t xml:space="preserve"> </w:t>
      </w:r>
      <w:r w:rsidR="00236B84">
        <w:rPr>
          <w:lang w:val="en-US"/>
        </w:rPr>
        <w:t>concerns</w:t>
      </w:r>
      <w:r w:rsidR="00236B84" w:rsidRPr="00154023">
        <w:rPr>
          <w:lang w:val="en-US"/>
        </w:rPr>
        <w:t xml:space="preserve"> </w:t>
      </w:r>
      <w:r w:rsidR="005A0230">
        <w:rPr>
          <w:lang w:val="en-US"/>
        </w:rPr>
        <w:t>about</w:t>
      </w:r>
      <w:r w:rsidR="005A0230" w:rsidRPr="00154023">
        <w:rPr>
          <w:lang w:val="en-US"/>
        </w:rPr>
        <w:t xml:space="preserve"> </w:t>
      </w:r>
      <w:r w:rsidR="00236B84" w:rsidRPr="00154023">
        <w:rPr>
          <w:lang w:val="en-US"/>
        </w:rPr>
        <w:t>incomplete coverage are</w:t>
      </w:r>
      <w:r w:rsidR="00154023" w:rsidRPr="00154023">
        <w:rPr>
          <w:lang w:val="en-US"/>
        </w:rPr>
        <w:t xml:space="preserve"> </w:t>
      </w:r>
      <w:r w:rsidR="00236B84">
        <w:rPr>
          <w:lang w:val="en-US"/>
        </w:rPr>
        <w:t>different with</w:t>
      </w:r>
      <w:r w:rsidR="00154023" w:rsidRPr="00154023">
        <w:rPr>
          <w:lang w:val="en-US"/>
        </w:rPr>
        <w:t xml:space="preserve"> tax data. Essentially every permanent resident in Switzerland over 18 years of age (respectively 20 years of age prior to 1996) is taxed on a yearly base (or every two years before the change of the tax system). </w:t>
      </w:r>
      <w:r w:rsidR="00451FB5">
        <w:rPr>
          <w:lang w:val="en-US"/>
        </w:rPr>
        <w:t xml:space="preserve">Theoretically this leads to </w:t>
      </w:r>
      <w:r w:rsidR="00154023" w:rsidRPr="00154023">
        <w:rPr>
          <w:lang w:val="en-US"/>
        </w:rPr>
        <w:t>a full representation of the adult population of Switzerland and a complete coverage of the income distribution.</w:t>
      </w:r>
      <w:r w:rsidR="00451FB5">
        <w:rPr>
          <w:lang w:val="en-US"/>
        </w:rPr>
        <w:t xml:space="preserve"> Practically, however, tax data distinguishes several subgroups and for some time periods information on certain groups are missing. This can lead to an incomplete representation of the population. First, tax data distinguishes normal and special cases. Normal cases</w:t>
      </w:r>
      <w:r w:rsidR="00047D7A">
        <w:rPr>
          <w:lang w:val="en-US"/>
        </w:rPr>
        <w:t xml:space="preserve"> </w:t>
      </w:r>
      <w:r w:rsidR="00451FB5">
        <w:rPr>
          <w:lang w:val="en-US"/>
        </w:rPr>
        <w:t>embrace the majority of taxpayers</w:t>
      </w:r>
      <w:r w:rsidR="00902D03">
        <w:rPr>
          <w:lang w:val="en-US"/>
        </w:rPr>
        <w:t xml:space="preserve"> and are </w:t>
      </w:r>
      <w:r w:rsidR="00902D03" w:rsidRPr="00154023">
        <w:rPr>
          <w:lang w:val="en-US"/>
        </w:rPr>
        <w:t>t</w:t>
      </w:r>
      <w:r w:rsidR="00902D03">
        <w:rPr>
          <w:lang w:val="en-US"/>
        </w:rPr>
        <w:t>ax units residing in Switzerland</w:t>
      </w:r>
      <w:r w:rsidR="00902D03" w:rsidRPr="00154023">
        <w:rPr>
          <w:lang w:val="en-US"/>
        </w:rPr>
        <w:t xml:space="preserve"> without foreign source income and being l</w:t>
      </w:r>
      <w:r w:rsidR="00902D03">
        <w:rPr>
          <w:lang w:val="en-US"/>
        </w:rPr>
        <w:t>iable to taxation all year long</w:t>
      </w:r>
      <w:r w:rsidR="00047D7A">
        <w:rPr>
          <w:lang w:val="en-US"/>
        </w:rPr>
        <w:t>.</w:t>
      </w:r>
      <w:r w:rsidR="00953A3D">
        <w:rPr>
          <w:lang w:val="en-US"/>
        </w:rPr>
        <w:t xml:space="preserve"> Special cases cover mainly foreign nationals living in Switzerland or individuals who moved to or depart from Switzerland</w:t>
      </w:r>
      <w:r w:rsidR="00980148">
        <w:rPr>
          <w:lang w:val="en-US"/>
        </w:rPr>
        <w:t xml:space="preserve"> and are therefore not liable to taxation for the whole year</w:t>
      </w:r>
      <w:r w:rsidR="00047D7A" w:rsidRPr="00154023">
        <w:rPr>
          <w:lang w:val="en-US"/>
        </w:rPr>
        <w:t>.</w:t>
      </w:r>
      <w:r w:rsidR="00047D7A">
        <w:rPr>
          <w:lang w:val="en-US"/>
        </w:rPr>
        <w:t xml:space="preserve"> Second</w:t>
      </w:r>
      <w:r w:rsidR="00E05C8B">
        <w:rPr>
          <w:lang w:val="en-US"/>
        </w:rPr>
        <w:t>, tax statistic</w:t>
      </w:r>
      <w:r w:rsidR="008B734B">
        <w:rPr>
          <w:lang w:val="en-US"/>
        </w:rPr>
        <w:t>s</w:t>
      </w:r>
      <w:r w:rsidR="00E05C8B">
        <w:rPr>
          <w:lang w:val="en-US"/>
        </w:rPr>
        <w:t xml:space="preserve"> separate between those who actually pay taxes and those with an income below a </w:t>
      </w:r>
      <w:r w:rsidR="00902D03">
        <w:rPr>
          <w:lang w:val="en-US"/>
        </w:rPr>
        <w:t>threshold that</w:t>
      </w:r>
      <w:r w:rsidR="00E05C8B">
        <w:rPr>
          <w:lang w:val="en-US"/>
        </w:rPr>
        <w:t xml:space="preserve"> leads to an exemption of direct federal taxes. While information on taxed normal cases </w:t>
      </w:r>
      <w:r w:rsidR="00902D03">
        <w:rPr>
          <w:lang w:val="en-US"/>
        </w:rPr>
        <w:t>is</w:t>
      </w:r>
      <w:r w:rsidR="00E05C8B">
        <w:rPr>
          <w:lang w:val="en-US"/>
        </w:rPr>
        <w:t xml:space="preserve"> available</w:t>
      </w:r>
      <w:r w:rsidR="00865714">
        <w:rPr>
          <w:lang w:val="en-US"/>
        </w:rPr>
        <w:t xml:space="preserve"> for longer time periods</w:t>
      </w:r>
      <w:r w:rsidR="00E05C8B">
        <w:rPr>
          <w:lang w:val="en-US"/>
        </w:rPr>
        <w:t>, information on special cases and non-taxed</w:t>
      </w:r>
      <w:r w:rsidR="005E70A3">
        <w:rPr>
          <w:lang w:val="en-US"/>
        </w:rPr>
        <w:t xml:space="preserve"> units</w:t>
      </w:r>
      <w:r w:rsidR="00E05C8B">
        <w:rPr>
          <w:lang w:val="en-US"/>
        </w:rPr>
        <w:t xml:space="preserve"> are not </w:t>
      </w:r>
      <w:r w:rsidR="00902D03">
        <w:rPr>
          <w:lang w:val="en-US"/>
        </w:rPr>
        <w:t>always</w:t>
      </w:r>
      <w:r w:rsidR="00E05C8B">
        <w:rPr>
          <w:lang w:val="en-US"/>
        </w:rPr>
        <w:t xml:space="preserve"> </w:t>
      </w:r>
      <w:r w:rsidR="006C0833">
        <w:rPr>
          <w:lang w:val="en-US"/>
        </w:rPr>
        <w:t>reported</w:t>
      </w:r>
      <w:r w:rsidR="00E05C8B">
        <w:rPr>
          <w:lang w:val="en-US"/>
        </w:rPr>
        <w:t xml:space="preserve">.  </w:t>
      </w:r>
    </w:p>
    <w:p w14:paraId="2DDF2782" w14:textId="77777777" w:rsidR="006C3A86" w:rsidRDefault="006C3A86" w:rsidP="00154023">
      <w:pPr>
        <w:rPr>
          <w:lang w:val="en-US"/>
        </w:rPr>
      </w:pPr>
    </w:p>
    <w:p w14:paraId="64FB67DD" w14:textId="6127CCD1" w:rsidR="00154023" w:rsidRDefault="00E05C8B" w:rsidP="00154023">
      <w:pPr>
        <w:rPr>
          <w:lang w:val="en-US"/>
        </w:rPr>
      </w:pPr>
      <w:r>
        <w:rPr>
          <w:lang w:val="en-US"/>
        </w:rPr>
        <w:t>Another</w:t>
      </w:r>
      <w:r w:rsidR="00236B84">
        <w:rPr>
          <w:lang w:val="en-US"/>
        </w:rPr>
        <w:t xml:space="preserve"> source of incomplete coverage within tax data </w:t>
      </w:r>
      <w:r w:rsidR="007108BA">
        <w:rPr>
          <w:lang w:val="en-US"/>
        </w:rPr>
        <w:t xml:space="preserve">are missing incomes, this includes incomes at the bottom </w:t>
      </w:r>
      <w:r w:rsidR="006C0833">
        <w:rPr>
          <w:lang w:val="en-US"/>
        </w:rPr>
        <w:t xml:space="preserve">and </w:t>
      </w:r>
      <w:r w:rsidR="007108BA">
        <w:rPr>
          <w:lang w:val="en-US"/>
        </w:rPr>
        <w:t>at the top alike. Incomes at the bottom are not reported properly, because social welfare is not taxed</w:t>
      </w:r>
      <w:r w:rsidR="006C0833">
        <w:rPr>
          <w:lang w:val="en-US"/>
        </w:rPr>
        <w:t xml:space="preserve"> in Switzerland</w:t>
      </w:r>
      <w:r w:rsidR="007108BA">
        <w:rPr>
          <w:lang w:val="en-US"/>
        </w:rPr>
        <w:t>. In 2011</w:t>
      </w:r>
      <w:r w:rsidR="006C0833">
        <w:rPr>
          <w:lang w:val="en-US"/>
        </w:rPr>
        <w:t xml:space="preserve"> </w:t>
      </w:r>
      <w:r w:rsidR="007108BA">
        <w:rPr>
          <w:lang w:val="en-US"/>
        </w:rPr>
        <w:t xml:space="preserve">this </w:t>
      </w:r>
      <w:r w:rsidR="006C0833">
        <w:rPr>
          <w:lang w:val="en-US"/>
        </w:rPr>
        <w:t xml:space="preserve">comprised </w:t>
      </w:r>
      <w:r w:rsidR="007108BA">
        <w:rPr>
          <w:lang w:val="en-US"/>
        </w:rPr>
        <w:t>236’133 Individuals</w:t>
      </w:r>
      <w:r w:rsidR="006C0833">
        <w:rPr>
          <w:lang w:val="en-US"/>
        </w:rPr>
        <w:t>.</w:t>
      </w:r>
      <w:r w:rsidR="007108BA">
        <w:rPr>
          <w:rStyle w:val="FootnoteReference"/>
          <w:lang w:val="en-US"/>
        </w:rPr>
        <w:footnoteReference w:id="12"/>
      </w:r>
      <w:r w:rsidR="00236B84">
        <w:rPr>
          <w:lang w:val="en-US"/>
        </w:rPr>
        <w:t xml:space="preserve"> </w:t>
      </w:r>
      <w:r w:rsidR="007108BA">
        <w:rPr>
          <w:lang w:val="en-US"/>
        </w:rPr>
        <w:t xml:space="preserve">Income at the top are suspected to be incomplete because of </w:t>
      </w:r>
      <w:r w:rsidR="00236B84">
        <w:rPr>
          <w:lang w:val="en-US"/>
        </w:rPr>
        <w:t xml:space="preserve">tax evasion. </w:t>
      </w:r>
      <w:r w:rsidR="00AD73C6">
        <w:rPr>
          <w:lang w:val="en-US"/>
        </w:rPr>
        <w:t xml:space="preserve">Non-fillers are </w:t>
      </w:r>
      <w:r w:rsidR="000010A1">
        <w:rPr>
          <w:lang w:val="en-US"/>
        </w:rPr>
        <w:t xml:space="preserve">a </w:t>
      </w:r>
      <w:r w:rsidR="00AD73C6">
        <w:rPr>
          <w:lang w:val="en-US"/>
        </w:rPr>
        <w:t>minor problem, because in</w:t>
      </w:r>
      <w:r w:rsidRPr="00154023">
        <w:rPr>
          <w:lang w:val="en-US"/>
        </w:rPr>
        <w:t xml:space="preserve"> </w:t>
      </w:r>
      <w:r w:rsidR="00154023" w:rsidRPr="00154023">
        <w:rPr>
          <w:lang w:val="en-US"/>
        </w:rPr>
        <w:t xml:space="preserve">Switzerland non-fillers </w:t>
      </w:r>
      <w:r w:rsidR="00D55BAF">
        <w:rPr>
          <w:lang w:val="en-US"/>
        </w:rPr>
        <w:t xml:space="preserve">equally </w:t>
      </w:r>
      <w:r w:rsidR="00154023" w:rsidRPr="00154023">
        <w:rPr>
          <w:lang w:val="en-US"/>
        </w:rPr>
        <w:t xml:space="preserve">show up in the tax-statistics as long as they are registered. </w:t>
      </w:r>
      <w:r w:rsidR="00D55BAF">
        <w:rPr>
          <w:lang w:val="en-US"/>
        </w:rPr>
        <w:t>These</w:t>
      </w:r>
      <w:r w:rsidR="00D55BAF" w:rsidRPr="00154023">
        <w:rPr>
          <w:lang w:val="en-US"/>
        </w:rPr>
        <w:t xml:space="preserve"> </w:t>
      </w:r>
      <w:r w:rsidR="00154023" w:rsidRPr="00154023">
        <w:rPr>
          <w:lang w:val="en-US"/>
        </w:rPr>
        <w:t>person</w:t>
      </w:r>
      <w:r w:rsidR="00D55BAF">
        <w:rPr>
          <w:lang w:val="en-US"/>
        </w:rPr>
        <w:t>s</w:t>
      </w:r>
      <w:r w:rsidR="00154023" w:rsidRPr="00154023">
        <w:rPr>
          <w:lang w:val="en-US"/>
        </w:rPr>
        <w:t xml:space="preserve"> get an imputed income based on an older tax return and information given by employers. Only </w:t>
      </w:r>
      <w:r w:rsidR="00E65112" w:rsidRPr="00154023">
        <w:rPr>
          <w:lang w:val="en-US"/>
        </w:rPr>
        <w:t>non-registered</w:t>
      </w:r>
      <w:r w:rsidR="00154023" w:rsidRPr="00154023">
        <w:rPr>
          <w:lang w:val="en-US"/>
        </w:rPr>
        <w:t xml:space="preserve"> non-fillers</w:t>
      </w:r>
      <w:r w:rsidR="00680B10">
        <w:rPr>
          <w:lang w:val="en-US"/>
        </w:rPr>
        <w:t>, like undocumented migrants,</w:t>
      </w:r>
      <w:r w:rsidR="00154023" w:rsidRPr="00154023">
        <w:rPr>
          <w:lang w:val="en-US"/>
        </w:rPr>
        <w:t xml:space="preserve"> are not in the records. </w:t>
      </w:r>
      <w:r w:rsidR="00464308">
        <w:rPr>
          <w:lang w:val="en-US"/>
        </w:rPr>
        <w:t>An important bias, however,</w:t>
      </w:r>
      <w:r w:rsidR="00680B10">
        <w:rPr>
          <w:lang w:val="en-US"/>
        </w:rPr>
        <w:t xml:space="preserve"> </w:t>
      </w:r>
      <w:r w:rsidR="00464308">
        <w:rPr>
          <w:lang w:val="en-US"/>
        </w:rPr>
        <w:t>are</w:t>
      </w:r>
      <w:r w:rsidR="00154023" w:rsidRPr="00154023">
        <w:rPr>
          <w:lang w:val="en-US"/>
        </w:rPr>
        <w:t xml:space="preserve"> individuals</w:t>
      </w:r>
      <w:r w:rsidR="00464308">
        <w:rPr>
          <w:lang w:val="en-US"/>
        </w:rPr>
        <w:t xml:space="preserve"> that</w:t>
      </w:r>
      <w:r w:rsidR="00154023" w:rsidRPr="00154023">
        <w:rPr>
          <w:lang w:val="en-US"/>
        </w:rPr>
        <w:t xml:space="preserve"> misreport incomes. Feld and Frey (2006) examine the role of tax evasion in Switzerland by calculating the difference of the national accounts measures of primary income and the income reported to the tax authorities. They </w:t>
      </w:r>
      <w:r w:rsidR="007108BA" w:rsidRPr="00154023">
        <w:rPr>
          <w:lang w:val="en-US"/>
        </w:rPr>
        <w:t>show</w:t>
      </w:r>
      <w:r w:rsidR="00154023" w:rsidRPr="00154023">
        <w:rPr>
          <w:lang w:val="en-US"/>
        </w:rPr>
        <w:t xml:space="preserve"> that the average level of income tax evasion from 1965 to 1995 varies between 13% and 35%</w:t>
      </w:r>
      <w:r w:rsidR="00B84F7E">
        <w:rPr>
          <w:lang w:val="en-US"/>
        </w:rPr>
        <w:t xml:space="preserve"> and</w:t>
      </w:r>
      <w:r w:rsidR="00154023" w:rsidRPr="00154023">
        <w:rPr>
          <w:lang w:val="en-US"/>
        </w:rPr>
        <w:t xml:space="preserve"> </w:t>
      </w:r>
      <w:r w:rsidR="006C3A86" w:rsidRPr="00154023">
        <w:rPr>
          <w:lang w:val="en-US"/>
        </w:rPr>
        <w:t>suggest</w:t>
      </w:r>
      <w:r w:rsidR="00154023" w:rsidRPr="00154023">
        <w:rPr>
          <w:lang w:val="en-US"/>
        </w:rPr>
        <w:t xml:space="preserve"> that evasion is heavily driven by capital income tax evasion.</w:t>
      </w:r>
    </w:p>
    <w:p w14:paraId="1BCC679F" w14:textId="77777777" w:rsidR="000B1BAB" w:rsidRDefault="000B1BAB" w:rsidP="00154023">
      <w:pPr>
        <w:rPr>
          <w:lang w:val="en-US"/>
        </w:rPr>
      </w:pPr>
    </w:p>
    <w:p w14:paraId="7EB462CB" w14:textId="3EA8E202" w:rsidR="00236B84" w:rsidRDefault="00E65112" w:rsidP="00154023">
      <w:pPr>
        <w:rPr>
          <w:lang w:val="en-US"/>
        </w:rPr>
      </w:pPr>
      <w:r>
        <w:rPr>
          <w:lang w:val="en-US"/>
        </w:rPr>
        <w:t>When focusing on</w:t>
      </w:r>
      <w:r w:rsidR="006C3A86">
        <w:rPr>
          <w:lang w:val="en-US"/>
        </w:rPr>
        <w:t xml:space="preserve"> the availab</w:t>
      </w:r>
      <w:r w:rsidR="00661CF4">
        <w:rPr>
          <w:lang w:val="en-US"/>
        </w:rPr>
        <w:t>l</w:t>
      </w:r>
      <w:r w:rsidR="006C3A86">
        <w:rPr>
          <w:lang w:val="en-US"/>
        </w:rPr>
        <w:t>e</w:t>
      </w:r>
      <w:r>
        <w:rPr>
          <w:lang w:val="en-US"/>
        </w:rPr>
        <w:t xml:space="preserve"> tax statistics, we can distinguish three</w:t>
      </w:r>
      <w:r w:rsidR="00F65C09" w:rsidRPr="00F65C09">
        <w:rPr>
          <w:lang w:val="en-US"/>
        </w:rPr>
        <w:t xml:space="preserve"> </w:t>
      </w:r>
      <w:r w:rsidR="00F65C09">
        <w:rPr>
          <w:lang w:val="en-US"/>
        </w:rPr>
        <w:t>coverage</w:t>
      </w:r>
      <w:r>
        <w:rPr>
          <w:lang w:val="en-US"/>
        </w:rPr>
        <w:t xml:space="preserve"> issues </w:t>
      </w:r>
      <w:r w:rsidR="008B734B">
        <w:rPr>
          <w:lang w:val="en-US"/>
        </w:rPr>
        <w:t>with</w:t>
      </w:r>
      <w:r w:rsidR="002A41F5">
        <w:rPr>
          <w:lang w:val="en-US"/>
        </w:rPr>
        <w:t xml:space="preserve"> an</w:t>
      </w:r>
      <w:r w:rsidR="008B734B">
        <w:rPr>
          <w:lang w:val="en-US"/>
        </w:rPr>
        <w:t xml:space="preserve"> empirical</w:t>
      </w:r>
      <w:r w:rsidR="006C3A86">
        <w:rPr>
          <w:lang w:val="en-US"/>
        </w:rPr>
        <w:t xml:space="preserve"> possi</w:t>
      </w:r>
      <w:r w:rsidR="008B734B">
        <w:rPr>
          <w:lang w:val="en-US"/>
        </w:rPr>
        <w:t>bility</w:t>
      </w:r>
      <w:r w:rsidR="00865714">
        <w:rPr>
          <w:lang w:val="en-US"/>
        </w:rPr>
        <w:t xml:space="preserve"> </w:t>
      </w:r>
      <w:r w:rsidR="006C3A86">
        <w:rPr>
          <w:lang w:val="en-US"/>
        </w:rPr>
        <w:t xml:space="preserve">to </w:t>
      </w:r>
      <w:r w:rsidR="008B734B">
        <w:rPr>
          <w:lang w:val="en-US"/>
        </w:rPr>
        <w:t xml:space="preserve">test </w:t>
      </w:r>
      <w:r w:rsidR="006C3A86">
        <w:rPr>
          <w:lang w:val="en-US"/>
        </w:rPr>
        <w:t>their relevance for inequality analysis</w:t>
      </w:r>
      <w:r w:rsidR="00236B84">
        <w:rPr>
          <w:lang w:val="en-US"/>
        </w:rPr>
        <w:t>.</w:t>
      </w:r>
      <w:r w:rsidR="00902D03">
        <w:rPr>
          <w:lang w:val="en-US"/>
        </w:rPr>
        <w:t xml:space="preserve"> </w:t>
      </w:r>
      <w:r w:rsidR="00236B84">
        <w:rPr>
          <w:lang w:val="en-US"/>
        </w:rPr>
        <w:t xml:space="preserve">First, we compare </w:t>
      </w:r>
      <w:r w:rsidR="000010A1">
        <w:rPr>
          <w:lang w:val="en-US"/>
        </w:rPr>
        <w:t xml:space="preserve">the </w:t>
      </w:r>
      <w:r w:rsidR="00236B84">
        <w:rPr>
          <w:lang w:val="en-US"/>
        </w:rPr>
        <w:t xml:space="preserve">tax income distribution to survey data, to see if tax data covers </w:t>
      </w:r>
      <w:r w:rsidR="000010A1">
        <w:rPr>
          <w:lang w:val="en-US"/>
        </w:rPr>
        <w:t xml:space="preserve">extreme </w:t>
      </w:r>
      <w:r w:rsidR="00236B84">
        <w:rPr>
          <w:lang w:val="en-US"/>
        </w:rPr>
        <w:t>income</w:t>
      </w:r>
      <w:r w:rsidR="000010A1">
        <w:rPr>
          <w:lang w:val="en-US"/>
        </w:rPr>
        <w:t>s</w:t>
      </w:r>
      <w:r w:rsidR="00236B84">
        <w:rPr>
          <w:lang w:val="en-US"/>
        </w:rPr>
        <w:t xml:space="preserve"> more reliable than survey data (</w:t>
      </w:r>
      <w:r w:rsidR="00AD73C6" w:rsidRPr="001E20D3">
        <w:rPr>
          <w:lang w:val="en-US"/>
        </w:rPr>
        <w:fldChar w:fldCharType="begin"/>
      </w:r>
      <w:r w:rsidR="00AD73C6" w:rsidRPr="001E20D3">
        <w:rPr>
          <w:lang w:val="en-US"/>
        </w:rPr>
        <w:instrText xml:space="preserve"> REF _Ref404961300 \n \h </w:instrText>
      </w:r>
      <w:r w:rsidR="001E20D3" w:rsidRPr="001E20D3">
        <w:rPr>
          <w:lang w:val="en-US"/>
        </w:rPr>
        <w:instrText xml:space="preserve"> \* MERGEFORMAT </w:instrText>
      </w:r>
      <w:r w:rsidR="00AD73C6" w:rsidRPr="001E20D3">
        <w:rPr>
          <w:lang w:val="en-US"/>
        </w:rPr>
      </w:r>
      <w:r w:rsidR="00AD73C6" w:rsidRPr="001E20D3">
        <w:rPr>
          <w:lang w:val="en-US"/>
        </w:rPr>
        <w:fldChar w:fldCharType="separate"/>
      </w:r>
      <w:r w:rsidR="00F22AFC" w:rsidRPr="001E20D3">
        <w:rPr>
          <w:bCs/>
          <w:lang w:val="en-US"/>
        </w:rPr>
        <w:t>4.4.1</w:t>
      </w:r>
      <w:r w:rsidR="00AD73C6" w:rsidRPr="001E20D3">
        <w:rPr>
          <w:lang w:val="en-US"/>
        </w:rPr>
        <w:fldChar w:fldCharType="end"/>
      </w:r>
      <w:r w:rsidR="00AD73C6" w:rsidRPr="001E20D3">
        <w:rPr>
          <w:lang w:val="en-US"/>
        </w:rPr>
        <w:t>),</w:t>
      </w:r>
      <w:r w:rsidR="00AD73C6">
        <w:rPr>
          <w:lang w:val="en-US"/>
        </w:rPr>
        <w:t xml:space="preserve"> then we </w:t>
      </w:r>
      <w:r w:rsidR="00B84F7E">
        <w:rPr>
          <w:lang w:val="en-US"/>
        </w:rPr>
        <w:t>test</w:t>
      </w:r>
      <w:r w:rsidR="00AD73C6">
        <w:rPr>
          <w:lang w:val="en-US"/>
        </w:rPr>
        <w:t xml:space="preserve"> </w:t>
      </w:r>
      <w:r w:rsidR="00B84F7E">
        <w:rPr>
          <w:lang w:val="en-US"/>
        </w:rPr>
        <w:t xml:space="preserve">if </w:t>
      </w:r>
      <w:r w:rsidR="00AD73C6">
        <w:rPr>
          <w:lang w:val="en-US"/>
        </w:rPr>
        <w:t xml:space="preserve">the inclusion or exclusion of special cases </w:t>
      </w:r>
      <w:r w:rsidR="00B84F7E">
        <w:rPr>
          <w:lang w:val="en-US"/>
        </w:rPr>
        <w:t>has</w:t>
      </w:r>
      <w:r w:rsidR="00AD73C6">
        <w:rPr>
          <w:lang w:val="en-US"/>
        </w:rPr>
        <w:t xml:space="preserve"> a substantial impact on the assessment of income inequality (</w:t>
      </w:r>
      <w:r w:rsidR="00F22AFC">
        <w:rPr>
          <w:lang w:val="en-US"/>
        </w:rPr>
        <w:t>4.4.2</w:t>
      </w:r>
      <w:r w:rsidR="00AD73C6">
        <w:rPr>
          <w:lang w:val="en-US"/>
        </w:rPr>
        <w:t xml:space="preserve">). </w:t>
      </w:r>
      <w:r w:rsidR="002A41F5">
        <w:rPr>
          <w:lang w:val="en-US"/>
        </w:rPr>
        <w:t xml:space="preserve">Third, </w:t>
      </w:r>
      <w:r w:rsidR="00AD73C6">
        <w:rPr>
          <w:lang w:val="en-US"/>
        </w:rPr>
        <w:t>(</w:t>
      </w:r>
      <w:r w:rsidR="00F22AFC">
        <w:rPr>
          <w:lang w:val="en-US"/>
        </w:rPr>
        <w:t>4.4.3</w:t>
      </w:r>
      <w:r w:rsidR="00AD73C6">
        <w:rPr>
          <w:lang w:val="en-US"/>
        </w:rPr>
        <w:t>)</w:t>
      </w:r>
      <w:r w:rsidR="00800CCA">
        <w:rPr>
          <w:lang w:val="en-US"/>
        </w:rPr>
        <w:t xml:space="preserve"> we </w:t>
      </w:r>
      <w:r w:rsidR="00B84F7E">
        <w:rPr>
          <w:lang w:val="en-US"/>
        </w:rPr>
        <w:t xml:space="preserve">quantify </w:t>
      </w:r>
      <w:r w:rsidR="00AD73C6">
        <w:rPr>
          <w:lang w:val="en-US"/>
        </w:rPr>
        <w:t xml:space="preserve">how strong inequality is affected by neglecting those subjects, who </w:t>
      </w:r>
      <w:r w:rsidR="002A41F5">
        <w:rPr>
          <w:lang w:val="en-US"/>
        </w:rPr>
        <w:t xml:space="preserve">are not </w:t>
      </w:r>
      <w:r w:rsidR="00AD73C6">
        <w:rPr>
          <w:lang w:val="en-US"/>
        </w:rPr>
        <w:t>taxed</w:t>
      </w:r>
      <w:r w:rsidR="00680B10">
        <w:rPr>
          <w:lang w:val="en-US"/>
        </w:rPr>
        <w:t>, because their income</w:t>
      </w:r>
      <w:r w:rsidR="00ED544A">
        <w:rPr>
          <w:lang w:val="en-US"/>
        </w:rPr>
        <w:t>s</w:t>
      </w:r>
      <w:r w:rsidR="00680B10">
        <w:rPr>
          <w:lang w:val="en-US"/>
        </w:rPr>
        <w:t xml:space="preserve"> </w:t>
      </w:r>
      <w:r w:rsidR="00ED544A">
        <w:rPr>
          <w:lang w:val="en-US"/>
        </w:rPr>
        <w:t>are</w:t>
      </w:r>
      <w:r w:rsidR="00680B10">
        <w:rPr>
          <w:lang w:val="en-US"/>
        </w:rPr>
        <w:t xml:space="preserve"> below the exemption</w:t>
      </w:r>
      <w:r w:rsidR="006E628C">
        <w:rPr>
          <w:lang w:val="en-US"/>
        </w:rPr>
        <w:t xml:space="preserve"> threshold</w:t>
      </w:r>
      <w:r w:rsidR="00AD73C6">
        <w:rPr>
          <w:lang w:val="en-US"/>
        </w:rPr>
        <w:t>.</w:t>
      </w:r>
    </w:p>
    <w:p w14:paraId="404CEBD9" w14:textId="75174DDA" w:rsidR="00236B84" w:rsidRDefault="00236B84" w:rsidP="00154023">
      <w:pPr>
        <w:rPr>
          <w:lang w:val="en-US"/>
        </w:rPr>
      </w:pPr>
    </w:p>
    <w:p w14:paraId="523418C0" w14:textId="77777777" w:rsidR="00236B84" w:rsidRPr="001232D9" w:rsidRDefault="00236B84" w:rsidP="00236B84">
      <w:pPr>
        <w:rPr>
          <w:lang w:val="en-US"/>
        </w:rPr>
      </w:pPr>
    </w:p>
    <w:p w14:paraId="0F83AD25" w14:textId="26773618" w:rsidR="00236B84" w:rsidRPr="005E7BD6" w:rsidRDefault="00A40C08" w:rsidP="005E7BD6">
      <w:pPr>
        <w:pStyle w:val="Heading3"/>
        <w:rPr>
          <w:i/>
          <w:lang w:val="en-US"/>
        </w:rPr>
      </w:pPr>
      <w:bookmarkStart w:id="174" w:name="_Toc406505801"/>
      <w:r>
        <w:rPr>
          <w:i/>
          <w:lang w:val="en-US"/>
        </w:rPr>
        <w:t>Superior</w:t>
      </w:r>
      <w:r w:rsidR="00902D03">
        <w:rPr>
          <w:i/>
          <w:lang w:val="en-US"/>
        </w:rPr>
        <w:t xml:space="preserve"> coverage with tax data than with survey data</w:t>
      </w:r>
      <w:bookmarkEnd w:id="174"/>
    </w:p>
    <w:p w14:paraId="61A07356" w14:textId="2C77D5AE" w:rsidR="00020500" w:rsidRDefault="004A4CA5" w:rsidP="00020500">
      <w:pPr>
        <w:rPr>
          <w:lang w:val="en-US"/>
        </w:rPr>
      </w:pPr>
      <w:r>
        <w:rPr>
          <w:lang w:val="en-US"/>
        </w:rPr>
        <w:t>According to the going scholarly opinion</w:t>
      </w:r>
      <w:r w:rsidR="00B84F7E">
        <w:rPr>
          <w:lang w:val="en-US"/>
        </w:rPr>
        <w:t>,</w:t>
      </w:r>
      <w:r w:rsidR="003F51DE">
        <w:rPr>
          <w:lang w:val="en-US"/>
        </w:rPr>
        <w:t xml:space="preserve"> tax data covers the extreme part (lower and upper incomes) of a</w:t>
      </w:r>
      <w:r w:rsidR="00020500">
        <w:rPr>
          <w:lang w:val="en-US"/>
        </w:rPr>
        <w:t>n</w:t>
      </w:r>
      <w:r w:rsidR="003F51DE">
        <w:rPr>
          <w:lang w:val="en-US"/>
        </w:rPr>
        <w:t xml:space="preserve"> income distribution in a more reliable way than survey data </w:t>
      </w:r>
      <w:r w:rsidR="00B84F7E">
        <w:rPr>
          <w:lang w:val="en-US"/>
        </w:rPr>
        <w:t>because the latter</w:t>
      </w:r>
      <w:r w:rsidR="003F51DE">
        <w:rPr>
          <w:lang w:val="en-US"/>
        </w:rPr>
        <w:t xml:space="preserve"> </w:t>
      </w:r>
      <w:r w:rsidR="00483B21">
        <w:rPr>
          <w:lang w:val="en-US"/>
        </w:rPr>
        <w:t>is suspicious of</w:t>
      </w:r>
      <w:r w:rsidR="003F51DE">
        <w:rPr>
          <w:lang w:val="en-US"/>
        </w:rPr>
        <w:t xml:space="preserve"> </w:t>
      </w:r>
      <w:r w:rsidR="00020500">
        <w:rPr>
          <w:lang w:val="en-US"/>
        </w:rPr>
        <w:t>sampling error. To test this hypothesis we perform two tax data comparison</w:t>
      </w:r>
      <w:r w:rsidR="000C3A69">
        <w:rPr>
          <w:lang w:val="en-US"/>
        </w:rPr>
        <w:t>s</w:t>
      </w:r>
      <w:r w:rsidR="00020500">
        <w:rPr>
          <w:lang w:val="en-US"/>
        </w:rPr>
        <w:t xml:space="preserve"> with the Househo</w:t>
      </w:r>
      <w:r w:rsidR="001E20D3">
        <w:rPr>
          <w:lang w:val="en-US"/>
        </w:rPr>
        <w:t>ld and consumption Survey (HBS)</w:t>
      </w:r>
      <w:r w:rsidR="00B84F7E">
        <w:rPr>
          <w:lang w:val="en-US"/>
        </w:rPr>
        <w:t>. This allows us to construct measures that are better comparable to income measures derived from tax data.</w:t>
      </w:r>
      <w:r w:rsidR="00020500">
        <w:rPr>
          <w:lang w:val="en-US"/>
        </w:rPr>
        <w:t xml:space="preserve"> </w:t>
      </w:r>
      <w:r w:rsidR="000C3A69">
        <w:rPr>
          <w:lang w:val="en-US"/>
        </w:rPr>
        <w:t>A</w:t>
      </w:r>
      <w:r w:rsidR="00B84F7E">
        <w:rPr>
          <w:lang w:val="en-US"/>
        </w:rPr>
        <w:t xml:space="preserve"> </w:t>
      </w:r>
      <w:r w:rsidR="000C3A69">
        <w:rPr>
          <w:lang w:val="en-US"/>
        </w:rPr>
        <w:t>successful</w:t>
      </w:r>
      <w:r w:rsidR="00020500">
        <w:rPr>
          <w:lang w:val="en-US"/>
        </w:rPr>
        <w:t xml:space="preserve"> comparison </w:t>
      </w:r>
      <w:r w:rsidR="00D772C1">
        <w:rPr>
          <w:lang w:val="en-US"/>
        </w:rPr>
        <w:t xml:space="preserve">requires the control of </w:t>
      </w:r>
      <w:r w:rsidR="000C3A69">
        <w:rPr>
          <w:lang w:val="en-US"/>
        </w:rPr>
        <w:t xml:space="preserve">all </w:t>
      </w:r>
      <w:r w:rsidR="00020500">
        <w:rPr>
          <w:lang w:val="en-US"/>
        </w:rPr>
        <w:t xml:space="preserve">other relevant differences between tax data and survey data, like differences in income definitions and the fact that HBS represents households and tax data </w:t>
      </w:r>
      <w:r w:rsidR="000C3A69">
        <w:rPr>
          <w:lang w:val="en-US"/>
        </w:rPr>
        <w:t xml:space="preserve">represents </w:t>
      </w:r>
      <w:r w:rsidR="00020500">
        <w:rPr>
          <w:lang w:val="en-US"/>
        </w:rPr>
        <w:t xml:space="preserve">tax units. Because </w:t>
      </w:r>
      <w:r w:rsidR="00432391">
        <w:rPr>
          <w:lang w:val="en-US"/>
        </w:rPr>
        <w:t>it</w:t>
      </w:r>
      <w:r w:rsidR="00020500">
        <w:rPr>
          <w:lang w:val="en-US"/>
        </w:rPr>
        <w:t xml:space="preserve"> </w:t>
      </w:r>
      <w:r w:rsidR="00432391">
        <w:rPr>
          <w:lang w:val="en-US"/>
        </w:rPr>
        <w:t>is</w:t>
      </w:r>
      <w:r w:rsidR="00020500">
        <w:rPr>
          <w:lang w:val="en-US"/>
        </w:rPr>
        <w:t xml:space="preserve"> not </w:t>
      </w:r>
      <w:r w:rsidR="007B68CF">
        <w:rPr>
          <w:lang w:val="en-US"/>
        </w:rPr>
        <w:t xml:space="preserve">possible </w:t>
      </w:r>
      <w:r w:rsidR="00020500">
        <w:rPr>
          <w:lang w:val="en-US"/>
        </w:rPr>
        <w:t xml:space="preserve">to construct a perfect comparison, we follow </w:t>
      </w:r>
      <w:r w:rsidR="00865714">
        <w:rPr>
          <w:lang w:val="en-US"/>
        </w:rPr>
        <w:t xml:space="preserve">the </w:t>
      </w:r>
      <w:r w:rsidR="00020500">
        <w:rPr>
          <w:lang w:val="en-US"/>
        </w:rPr>
        <w:t xml:space="preserve">two </w:t>
      </w:r>
      <w:r w:rsidR="00865714">
        <w:rPr>
          <w:lang w:val="en-US"/>
        </w:rPr>
        <w:t>best alternative strategies and report results for both:</w:t>
      </w:r>
    </w:p>
    <w:p w14:paraId="721353A7" w14:textId="77777777" w:rsidR="005B4A5D" w:rsidRDefault="005B4A5D" w:rsidP="00020500">
      <w:pPr>
        <w:rPr>
          <w:lang w:val="en-US"/>
        </w:rPr>
      </w:pPr>
    </w:p>
    <w:p w14:paraId="749EF3AA" w14:textId="5CE2E640" w:rsidR="00137073" w:rsidRDefault="00020500" w:rsidP="00800CCA">
      <w:pPr>
        <w:pStyle w:val="ListParagraph"/>
        <w:numPr>
          <w:ilvl w:val="0"/>
          <w:numId w:val="12"/>
        </w:numPr>
        <w:rPr>
          <w:lang w:val="en-US"/>
        </w:rPr>
      </w:pPr>
      <w:r>
        <w:rPr>
          <w:lang w:val="en-US"/>
        </w:rPr>
        <w:t>We construct a comparison for the Sw</w:t>
      </w:r>
      <w:r w:rsidR="00800CCA">
        <w:rPr>
          <w:lang w:val="en-US"/>
        </w:rPr>
        <w:t>iss Population for the year 2011</w:t>
      </w:r>
      <w:r w:rsidR="00AD2490">
        <w:rPr>
          <w:lang w:val="en-US"/>
        </w:rPr>
        <w:t>, where we use the FTA key figures. To control the difference</w:t>
      </w:r>
      <w:r w:rsidR="000C3A69">
        <w:rPr>
          <w:lang w:val="en-US"/>
        </w:rPr>
        <w:t xml:space="preserve"> of</w:t>
      </w:r>
      <w:r w:rsidR="00AD2490">
        <w:rPr>
          <w:lang w:val="en-US"/>
        </w:rPr>
        <w:t xml:space="preserve"> statistical units we restrict our analysis to married</w:t>
      </w:r>
      <w:r w:rsidR="00BB6B2B">
        <w:rPr>
          <w:lang w:val="en-US"/>
        </w:rPr>
        <w:t xml:space="preserve"> couples</w:t>
      </w:r>
      <w:r w:rsidR="00F44D4C">
        <w:rPr>
          <w:lang w:val="en-US"/>
        </w:rPr>
        <w:t xml:space="preserve">. </w:t>
      </w:r>
      <w:r w:rsidR="00BB6B2B">
        <w:rPr>
          <w:lang w:val="en-US"/>
        </w:rPr>
        <w:t xml:space="preserve">Afterwards, </w:t>
      </w:r>
      <w:r w:rsidR="00AD2490">
        <w:rPr>
          <w:lang w:val="en-US"/>
        </w:rPr>
        <w:t>we construct a pseudo net income</w:t>
      </w:r>
      <w:r w:rsidR="00432391">
        <w:rPr>
          <w:lang w:val="en-US"/>
        </w:rPr>
        <w:t xml:space="preserve"> with the </w:t>
      </w:r>
      <w:r w:rsidR="007B68CF">
        <w:rPr>
          <w:lang w:val="en-US"/>
        </w:rPr>
        <w:t>HBS that</w:t>
      </w:r>
      <w:r w:rsidR="00AD2490">
        <w:rPr>
          <w:lang w:val="en-US"/>
        </w:rPr>
        <w:t xml:space="preserve"> is comparable </w:t>
      </w:r>
      <w:r w:rsidR="000C3A69">
        <w:rPr>
          <w:lang w:val="en-US"/>
        </w:rPr>
        <w:t xml:space="preserve">to </w:t>
      </w:r>
      <w:r w:rsidR="00AD2490">
        <w:rPr>
          <w:lang w:val="en-US"/>
        </w:rPr>
        <w:t xml:space="preserve">the </w:t>
      </w:r>
      <w:r w:rsidR="00AD2490">
        <w:rPr>
          <w:lang w:val="en-US"/>
        </w:rPr>
        <w:lastRenderedPageBreak/>
        <w:t xml:space="preserve">net income from tax statistics. </w:t>
      </w:r>
      <w:r w:rsidR="007B68CF">
        <w:rPr>
          <w:lang w:val="en-US"/>
        </w:rPr>
        <w:t>We do this by subtracting social security contributions and transfers to other</w:t>
      </w:r>
      <w:r w:rsidR="005B4A5D">
        <w:rPr>
          <w:lang w:val="en-US"/>
        </w:rPr>
        <w:t xml:space="preserve"> households from Total income (earnings</w:t>
      </w:r>
      <w:r w:rsidR="007B68CF">
        <w:rPr>
          <w:lang w:val="en-US"/>
        </w:rPr>
        <w:t xml:space="preserve">, wealth and </w:t>
      </w:r>
      <w:r w:rsidR="005B4A5D">
        <w:rPr>
          <w:lang w:val="en-US"/>
        </w:rPr>
        <w:t>direct</w:t>
      </w:r>
      <w:r w:rsidR="007B68CF">
        <w:rPr>
          <w:lang w:val="en-US"/>
        </w:rPr>
        <w:t xml:space="preserve"> social transfers). </w:t>
      </w:r>
      <w:r w:rsidR="00AD2490">
        <w:rPr>
          <w:lang w:val="en-US"/>
        </w:rPr>
        <w:t xml:space="preserve">Some differences stemming from fiscal deductions remain, which </w:t>
      </w:r>
      <w:r w:rsidR="00BB6B2B">
        <w:rPr>
          <w:lang w:val="en-US"/>
        </w:rPr>
        <w:t xml:space="preserve">cannot </w:t>
      </w:r>
      <w:r w:rsidR="00AD2490">
        <w:rPr>
          <w:lang w:val="en-US"/>
        </w:rPr>
        <w:t xml:space="preserve">be </w:t>
      </w:r>
      <w:r w:rsidR="00223743">
        <w:rPr>
          <w:lang w:val="en-US"/>
        </w:rPr>
        <w:t xml:space="preserve">reflected </w:t>
      </w:r>
      <w:r w:rsidR="00AD2490">
        <w:rPr>
          <w:lang w:val="en-US"/>
        </w:rPr>
        <w:t>within the HBS. Peters (2005) showed that deductions reduced taxable income by almost 30 percent on average</w:t>
      </w:r>
      <w:r w:rsidR="00223743">
        <w:rPr>
          <w:lang w:val="en-US"/>
        </w:rPr>
        <w:t>.</w:t>
      </w:r>
      <w:r w:rsidR="00AD2490">
        <w:rPr>
          <w:lang w:val="en-US"/>
        </w:rPr>
        <w:t xml:space="preserve"> </w:t>
      </w:r>
      <w:r w:rsidR="002C45FD">
        <w:rPr>
          <w:lang w:val="en-US"/>
        </w:rPr>
        <w:t>Therefore</w:t>
      </w:r>
      <w:r w:rsidR="00223743">
        <w:rPr>
          <w:lang w:val="en-US"/>
        </w:rPr>
        <w:t>,</w:t>
      </w:r>
      <w:r w:rsidR="002C45FD">
        <w:rPr>
          <w:lang w:val="en-US"/>
        </w:rPr>
        <w:t xml:space="preserve"> it is not surprising that</w:t>
      </w:r>
      <w:r w:rsidR="00AD2490">
        <w:rPr>
          <w:lang w:val="en-US"/>
        </w:rPr>
        <w:t xml:space="preserve"> net income</w:t>
      </w:r>
      <w:r w:rsidR="00223743">
        <w:rPr>
          <w:lang w:val="en-US"/>
        </w:rPr>
        <w:t>s</w:t>
      </w:r>
      <w:r w:rsidR="00AD2490">
        <w:rPr>
          <w:lang w:val="en-US"/>
        </w:rPr>
        <w:t xml:space="preserve"> within tax statistics are </w:t>
      </w:r>
      <w:r w:rsidR="002C45FD">
        <w:rPr>
          <w:lang w:val="en-US"/>
        </w:rPr>
        <w:t xml:space="preserve">substantially </w:t>
      </w:r>
      <w:r w:rsidR="00AD2490">
        <w:rPr>
          <w:lang w:val="en-US"/>
        </w:rPr>
        <w:t xml:space="preserve">smaller on average. </w:t>
      </w:r>
      <w:r w:rsidR="00137073">
        <w:rPr>
          <w:lang w:val="en-US"/>
        </w:rPr>
        <w:t>We</w:t>
      </w:r>
      <w:r w:rsidR="00AD2490">
        <w:rPr>
          <w:lang w:val="en-US"/>
        </w:rPr>
        <w:t xml:space="preserve"> </w:t>
      </w:r>
      <w:r w:rsidR="00A3462C">
        <w:rPr>
          <w:lang w:val="en-US"/>
        </w:rPr>
        <w:t>assume</w:t>
      </w:r>
      <w:r w:rsidR="00AD2490">
        <w:rPr>
          <w:lang w:val="en-US"/>
        </w:rPr>
        <w:t xml:space="preserve"> that these deductions are proportionally equal across the whole income distribution and hence </w:t>
      </w:r>
      <w:r w:rsidR="00223743">
        <w:rPr>
          <w:lang w:val="en-US"/>
        </w:rPr>
        <w:t xml:space="preserve">do not </w:t>
      </w:r>
      <w:r w:rsidR="00AD2490">
        <w:rPr>
          <w:lang w:val="en-US"/>
        </w:rPr>
        <w:t>interfere</w:t>
      </w:r>
      <w:r w:rsidR="00137073">
        <w:rPr>
          <w:lang w:val="en-US"/>
        </w:rPr>
        <w:t xml:space="preserve"> </w:t>
      </w:r>
      <w:r w:rsidR="005D5589">
        <w:rPr>
          <w:lang w:val="en-US"/>
        </w:rPr>
        <w:t xml:space="preserve">with </w:t>
      </w:r>
      <w:r w:rsidR="00137073">
        <w:rPr>
          <w:lang w:val="en-US"/>
        </w:rPr>
        <w:t>the comparison</w:t>
      </w:r>
      <w:r w:rsidR="002C45FD">
        <w:rPr>
          <w:lang w:val="en-US"/>
        </w:rPr>
        <w:t xml:space="preserve"> and correct this difference with a</w:t>
      </w:r>
      <w:r w:rsidR="003A6D89">
        <w:rPr>
          <w:lang w:val="en-US"/>
        </w:rPr>
        <w:t xml:space="preserve"> multiplicative (log of mean)</w:t>
      </w:r>
      <w:r w:rsidR="002C45FD">
        <w:rPr>
          <w:lang w:val="en-US"/>
        </w:rPr>
        <w:t xml:space="preserve"> location shift.</w:t>
      </w:r>
      <w:r w:rsidR="00AD2490">
        <w:rPr>
          <w:lang w:val="en-US"/>
        </w:rPr>
        <w:t xml:space="preserve"> </w:t>
      </w:r>
      <w:r w:rsidR="00137073">
        <w:rPr>
          <w:lang w:val="en-US"/>
        </w:rPr>
        <w:t>To get a fair benchmark for the tax data distribution, we apply sampling weights</w:t>
      </w:r>
      <w:r w:rsidR="007B68CF">
        <w:rPr>
          <w:lang w:val="en-US"/>
        </w:rPr>
        <w:t>.</w:t>
      </w:r>
    </w:p>
    <w:p w14:paraId="632AA7FF" w14:textId="1D81FF47" w:rsidR="00137073" w:rsidRDefault="00F72AE5" w:rsidP="002C45FD">
      <w:pPr>
        <w:pStyle w:val="ListParagraph"/>
        <w:numPr>
          <w:ilvl w:val="0"/>
          <w:numId w:val="12"/>
        </w:numPr>
        <w:rPr>
          <w:lang w:val="en-US"/>
        </w:rPr>
      </w:pPr>
      <w:r>
        <w:rPr>
          <w:lang w:val="en-US"/>
        </w:rPr>
        <w:t xml:space="preserve">We construct a restricted comparison for the canton of Berne, where we are able to </w:t>
      </w:r>
      <w:r w:rsidR="00846DC4">
        <w:rPr>
          <w:lang w:val="en-US"/>
        </w:rPr>
        <w:t>observe both</w:t>
      </w:r>
      <w:r>
        <w:rPr>
          <w:lang w:val="en-US"/>
        </w:rPr>
        <w:t xml:space="preserve"> tax units </w:t>
      </w:r>
      <w:r w:rsidR="00846DC4">
        <w:rPr>
          <w:lang w:val="en-US"/>
        </w:rPr>
        <w:t>and</w:t>
      </w:r>
      <w:r>
        <w:rPr>
          <w:lang w:val="en-US"/>
        </w:rPr>
        <w:t xml:space="preserve"> households, and address the </w:t>
      </w:r>
      <w:r w:rsidR="002C45FD" w:rsidRPr="002C45FD">
        <w:rPr>
          <w:lang w:val="en-US"/>
        </w:rPr>
        <w:t xml:space="preserve">conceptual </w:t>
      </w:r>
      <w:r>
        <w:rPr>
          <w:lang w:val="en-US"/>
        </w:rPr>
        <w:t>differen</w:t>
      </w:r>
      <w:r w:rsidR="007B68CF">
        <w:rPr>
          <w:lang w:val="en-US"/>
        </w:rPr>
        <w:t>t statistical units</w:t>
      </w:r>
      <w:r>
        <w:rPr>
          <w:lang w:val="en-US"/>
        </w:rPr>
        <w:t xml:space="preserve"> directly. We improve </w:t>
      </w:r>
      <w:r w:rsidR="00846DC4">
        <w:rPr>
          <w:lang w:val="en-US"/>
        </w:rPr>
        <w:t xml:space="preserve">our </w:t>
      </w:r>
      <w:r>
        <w:rPr>
          <w:lang w:val="en-US"/>
        </w:rPr>
        <w:t>comparison further b</w:t>
      </w:r>
      <w:r w:rsidR="00846DC4">
        <w:rPr>
          <w:lang w:val="en-US"/>
        </w:rPr>
        <w:t>y</w:t>
      </w:r>
      <w:r>
        <w:rPr>
          <w:lang w:val="en-US"/>
        </w:rPr>
        <w:t xml:space="preserve"> excluding households</w:t>
      </w:r>
      <w:r w:rsidR="006E628C">
        <w:rPr>
          <w:lang w:val="en-US"/>
        </w:rPr>
        <w:t xml:space="preserve"> in tax data</w:t>
      </w:r>
      <w:r>
        <w:rPr>
          <w:lang w:val="en-US"/>
        </w:rPr>
        <w:t xml:space="preserve"> with more than seven members, which is the highest number within HBS for</w:t>
      </w:r>
      <w:r w:rsidR="00A3462C">
        <w:rPr>
          <w:lang w:val="en-US"/>
        </w:rPr>
        <w:t xml:space="preserve"> the</w:t>
      </w:r>
      <w:r>
        <w:rPr>
          <w:lang w:val="en-US"/>
        </w:rPr>
        <w:t xml:space="preserve"> canton Berne. We do this to exclude collective households from the comparison, which are by definition not represented within the HBS. We </w:t>
      </w:r>
      <w:r w:rsidR="00846DC4">
        <w:rPr>
          <w:lang w:val="en-US"/>
        </w:rPr>
        <w:t>base</w:t>
      </w:r>
      <w:r>
        <w:rPr>
          <w:lang w:val="en-US"/>
        </w:rPr>
        <w:t xml:space="preserve"> the comparison on primary income,</w:t>
      </w:r>
      <w:r w:rsidR="00846DC4">
        <w:rPr>
          <w:lang w:val="en-US"/>
        </w:rPr>
        <w:t xml:space="preserve"> (</w:t>
      </w:r>
      <w:commentRangeStart w:id="175"/>
      <w:r w:rsidR="00846DC4">
        <w:rPr>
          <w:lang w:val="en-US"/>
        </w:rPr>
        <w:t>a)</w:t>
      </w:r>
      <w:r>
        <w:rPr>
          <w:lang w:val="en-US"/>
        </w:rPr>
        <w:t xml:space="preserve"> to</w:t>
      </w:r>
      <w:r w:rsidR="00846DC4">
        <w:rPr>
          <w:lang w:val="en-US"/>
        </w:rPr>
        <w:t xml:space="preserve"> </w:t>
      </w:r>
      <w:r>
        <w:rPr>
          <w:lang w:val="en-US"/>
        </w:rPr>
        <w:t>get rid of the deductions and</w:t>
      </w:r>
      <w:r w:rsidR="00112B6B">
        <w:rPr>
          <w:lang w:val="en-US"/>
        </w:rPr>
        <w:t xml:space="preserve"> (b) </w:t>
      </w:r>
      <w:r w:rsidR="00846DC4">
        <w:rPr>
          <w:lang w:val="en-US"/>
        </w:rPr>
        <w:t>to avoid</w:t>
      </w:r>
      <w:r w:rsidR="00112B6B">
        <w:rPr>
          <w:lang w:val="en-US"/>
        </w:rPr>
        <w:t xml:space="preserve"> a potential bias from missing information on social welfare, which is not represented in tax data but in the survey data. </w:t>
      </w:r>
      <w:commentRangeEnd w:id="175"/>
      <w:r w:rsidR="00746BF0">
        <w:rPr>
          <w:rStyle w:val="CommentReference"/>
        </w:rPr>
        <w:commentReference w:id="175"/>
      </w:r>
      <w:r w:rsidR="00197E91">
        <w:rPr>
          <w:lang w:val="en-US"/>
        </w:rPr>
        <w:t>The d</w:t>
      </w:r>
      <w:r w:rsidR="00112B6B">
        <w:rPr>
          <w:lang w:val="en-US"/>
        </w:rPr>
        <w:t xml:space="preserve">rawback of this strategy </w:t>
      </w:r>
      <w:r w:rsidR="00F44D4C">
        <w:rPr>
          <w:lang w:val="en-US"/>
        </w:rPr>
        <w:t xml:space="preserve">is </w:t>
      </w:r>
      <w:r w:rsidR="00112B6B">
        <w:rPr>
          <w:lang w:val="en-US"/>
        </w:rPr>
        <w:t>that we cannot compare the same y</w:t>
      </w:r>
      <w:r w:rsidR="00846DC4">
        <w:rPr>
          <w:lang w:val="en-US"/>
        </w:rPr>
        <w:t>ea</w:t>
      </w:r>
      <w:r w:rsidR="00112B6B">
        <w:rPr>
          <w:lang w:val="en-US"/>
        </w:rPr>
        <w:t xml:space="preserve">rs. Tax data represents the year 2012, while the most actual HBS data refers to 2011. We therefore test if the distribution based on tax units in Bern differs between 2011 and 2012. No </w:t>
      </w:r>
      <w:r w:rsidR="00CC7CD1">
        <w:rPr>
          <w:lang w:val="en-US"/>
        </w:rPr>
        <w:t xml:space="preserve">substantial </w:t>
      </w:r>
      <w:r w:rsidR="00112B6B">
        <w:rPr>
          <w:lang w:val="en-US"/>
        </w:rPr>
        <w:t xml:space="preserve">difference could be identified. </w:t>
      </w:r>
      <w:r>
        <w:rPr>
          <w:lang w:val="en-US"/>
        </w:rPr>
        <w:t xml:space="preserve"> </w:t>
      </w:r>
    </w:p>
    <w:p w14:paraId="1C34DA29" w14:textId="77777777" w:rsidR="00236B84" w:rsidRDefault="00236B84" w:rsidP="00236B84">
      <w:pPr>
        <w:rPr>
          <w:lang w:val="en-US"/>
        </w:rPr>
      </w:pPr>
    </w:p>
    <w:p w14:paraId="223496E6" w14:textId="77777777" w:rsidR="001E20D3" w:rsidRDefault="001E20D3" w:rsidP="00236B84">
      <w:pPr>
        <w:rPr>
          <w:lang w:val="en-US"/>
        </w:rPr>
      </w:pPr>
    </w:p>
    <w:p w14:paraId="568DB1DF" w14:textId="77777777" w:rsidR="001E20D3" w:rsidRDefault="001E20D3" w:rsidP="00236B84">
      <w:pPr>
        <w:rPr>
          <w:lang w:val="en-US"/>
        </w:rPr>
      </w:pPr>
    </w:p>
    <w:p w14:paraId="14ED9A52" w14:textId="432220AE" w:rsidR="001E20D3" w:rsidRDefault="00C26153" w:rsidP="00236B84">
      <w:pPr>
        <w:rPr>
          <w:lang w:val="en-US"/>
        </w:rPr>
      </w:pPr>
      <w:r>
        <w:rPr>
          <w:noProof/>
          <w:lang w:eastAsia="de-CH"/>
        </w:rPr>
        <w:drawing>
          <wp:inline distT="0" distB="0" distL="0" distR="0" wp14:anchorId="1123DB31" wp14:editId="3F113B67">
            <wp:extent cx="3017286" cy="2190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8898" cy="2191921"/>
                    </a:xfrm>
                    <a:prstGeom prst="rect">
                      <a:avLst/>
                    </a:prstGeom>
                    <a:noFill/>
                    <a:ln>
                      <a:noFill/>
                    </a:ln>
                  </pic:spPr>
                </pic:pic>
              </a:graphicData>
            </a:graphic>
          </wp:inline>
        </w:drawing>
      </w:r>
      <w:r w:rsidRPr="00C26153">
        <w:rPr>
          <w:lang w:val="en-US"/>
        </w:rPr>
        <w:t xml:space="preserve"> </w:t>
      </w:r>
      <w:r>
        <w:rPr>
          <w:noProof/>
          <w:lang w:eastAsia="de-CH"/>
        </w:rPr>
        <w:drawing>
          <wp:inline distT="0" distB="0" distL="0" distR="0" wp14:anchorId="739B806D" wp14:editId="54D62CF1">
            <wp:extent cx="2828925" cy="2053988"/>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0436" cy="2055085"/>
                    </a:xfrm>
                    <a:prstGeom prst="rect">
                      <a:avLst/>
                    </a:prstGeom>
                    <a:noFill/>
                    <a:ln>
                      <a:noFill/>
                    </a:ln>
                  </pic:spPr>
                </pic:pic>
              </a:graphicData>
            </a:graphic>
          </wp:inline>
        </w:drawing>
      </w:r>
    </w:p>
    <w:p w14:paraId="25B79C41" w14:textId="3D7DE0A5" w:rsidR="001E20D3" w:rsidRDefault="001E20D3" w:rsidP="001E20D3">
      <w:pPr>
        <w:pStyle w:val="Caption"/>
        <w:rPr>
          <w:rStyle w:val="CommentReference"/>
          <w:bCs w:val="0"/>
          <w:lang w:val="en-US"/>
        </w:rPr>
      </w:pPr>
      <w:r w:rsidRPr="00616B27">
        <w:rPr>
          <w:sz w:val="24"/>
          <w:szCs w:val="24"/>
          <w:lang w:val="en-US"/>
        </w:rPr>
        <w:t xml:space="preserve">Figure </w:t>
      </w:r>
      <w:r w:rsidRPr="00616B27">
        <w:rPr>
          <w:sz w:val="24"/>
          <w:szCs w:val="24"/>
          <w:lang w:val="en-US"/>
        </w:rPr>
        <w:fldChar w:fldCharType="begin"/>
      </w:r>
      <w:r w:rsidRPr="00616B27">
        <w:rPr>
          <w:sz w:val="24"/>
          <w:szCs w:val="24"/>
          <w:lang w:val="en-US"/>
        </w:rPr>
        <w:instrText xml:space="preserve"> SEQ Figure \* ARABIC </w:instrText>
      </w:r>
      <w:r w:rsidRPr="00616B27">
        <w:rPr>
          <w:sz w:val="24"/>
          <w:szCs w:val="24"/>
          <w:lang w:val="en-US"/>
        </w:rPr>
        <w:fldChar w:fldCharType="separate"/>
      </w:r>
      <w:ins w:id="176" w:author="Hümbelin Oliver" w:date="2015-04-20T20:19:00Z">
        <w:r w:rsidR="007C739D">
          <w:rPr>
            <w:noProof/>
            <w:sz w:val="24"/>
            <w:szCs w:val="24"/>
            <w:lang w:val="en-US"/>
          </w:rPr>
          <w:t>10</w:t>
        </w:r>
      </w:ins>
      <w:del w:id="177" w:author="Hümbelin Oliver" w:date="2015-04-20T20:19:00Z">
        <w:r w:rsidDel="007C739D">
          <w:rPr>
            <w:noProof/>
            <w:sz w:val="24"/>
            <w:szCs w:val="24"/>
            <w:lang w:val="en-US"/>
          </w:rPr>
          <w:delText>5</w:delText>
        </w:r>
      </w:del>
      <w:r w:rsidRPr="00616B27">
        <w:rPr>
          <w:sz w:val="24"/>
          <w:szCs w:val="24"/>
          <w:lang w:val="en-US"/>
        </w:rPr>
        <w:fldChar w:fldCharType="end"/>
      </w:r>
      <w:r w:rsidRPr="00616B27">
        <w:rPr>
          <w:sz w:val="24"/>
          <w:szCs w:val="24"/>
          <w:lang w:val="en-US"/>
        </w:rPr>
        <w:t>:</w:t>
      </w:r>
      <w:r w:rsidRPr="00616B27">
        <w:rPr>
          <w:lang w:val="en-US"/>
        </w:rPr>
        <w:t xml:space="preserve"> </w:t>
      </w:r>
      <w:r>
        <w:rPr>
          <w:sz w:val="24"/>
          <w:szCs w:val="24"/>
          <w:lang w:val="en-US"/>
        </w:rPr>
        <w:t>Relative distribution over data sources</w:t>
      </w:r>
      <w:r>
        <w:rPr>
          <w:sz w:val="24"/>
          <w:szCs w:val="24"/>
          <w:lang w:val="en-US"/>
        </w:rPr>
        <w:br/>
      </w:r>
      <w:r w:rsidRPr="007A5603">
        <w:rPr>
          <w:i/>
          <w:lang w:val="en-US"/>
        </w:rPr>
        <w:t xml:space="preserve">Source: </w:t>
      </w:r>
      <w:ins w:id="178" w:author="Hümbelin Oliver" w:date="2015-04-20T19:55:00Z">
        <w:r w:rsidR="00747A43" w:rsidRPr="007A5603">
          <w:rPr>
            <w:i/>
            <w:lang w:val="en-US"/>
          </w:rPr>
          <w:t xml:space="preserve">Aggregated Tax Statistics </w:t>
        </w:r>
        <w:r w:rsidR="00747A43">
          <w:rPr>
            <w:i/>
            <w:lang w:val="en-US"/>
          </w:rPr>
          <w:t>(FTA</w:t>
        </w:r>
      </w:ins>
      <w:ins w:id="179" w:author="Hümbelin Oliver" w:date="2015-04-20T20:00:00Z">
        <w:r w:rsidR="00DD3B11">
          <w:rPr>
            <w:i/>
            <w:lang w:val="en-US"/>
          </w:rPr>
          <w:t>)</w:t>
        </w:r>
      </w:ins>
      <w:ins w:id="180" w:author="Hümbelin Oliver" w:date="2015-04-20T19:55:00Z">
        <w:r w:rsidR="00747A43">
          <w:rPr>
            <w:i/>
            <w:lang w:val="en-US"/>
          </w:rPr>
          <w:t xml:space="preserve">, </w:t>
        </w:r>
      </w:ins>
      <w:r w:rsidRPr="007A5603">
        <w:rPr>
          <w:i/>
          <w:lang w:val="en-US"/>
        </w:rPr>
        <w:t xml:space="preserve">Micro </w:t>
      </w:r>
      <w:del w:id="181" w:author="Hümbelin Oliver" w:date="2015-04-20T19:55:00Z">
        <w:r w:rsidRPr="007A5603" w:rsidDel="00747A43">
          <w:rPr>
            <w:i/>
            <w:lang w:val="en-US"/>
          </w:rPr>
          <w:delText xml:space="preserve">cantonal </w:delText>
        </w:r>
      </w:del>
      <w:r w:rsidRPr="007A5603">
        <w:rPr>
          <w:i/>
          <w:lang w:val="en-US"/>
        </w:rPr>
        <w:t>Tax data (Bern) and Household Budget Survey (HBS), own calculations</w:t>
      </w:r>
      <w:r w:rsidRPr="005E7BD6">
        <w:rPr>
          <w:rStyle w:val="CommentReference"/>
          <w:bCs w:val="0"/>
          <w:lang w:val="en-US"/>
        </w:rPr>
        <w:t xml:space="preserve"> </w:t>
      </w:r>
    </w:p>
    <w:p w14:paraId="3C20CBC5" w14:textId="77777777" w:rsidR="001E20D3" w:rsidRDefault="001E20D3" w:rsidP="00236B84">
      <w:pPr>
        <w:rPr>
          <w:lang w:val="en-US"/>
        </w:rPr>
      </w:pPr>
    </w:p>
    <w:p w14:paraId="5136285F" w14:textId="77777777" w:rsidR="001E20D3" w:rsidRDefault="001E20D3" w:rsidP="00236B84">
      <w:pPr>
        <w:rPr>
          <w:lang w:val="en-US"/>
        </w:rPr>
      </w:pPr>
    </w:p>
    <w:p w14:paraId="24ED8675" w14:textId="1D765BC4" w:rsidR="00236B84" w:rsidRPr="008E2F97" w:rsidRDefault="008E2F97" w:rsidP="00236B84">
      <w:pPr>
        <w:rPr>
          <w:lang w:val="en-US"/>
        </w:rPr>
      </w:pPr>
      <w:del w:id="182" w:author="Hümbelin Oliver" w:date="2015-04-20T19:53:00Z">
        <w:r w:rsidRPr="001E20D3" w:rsidDel="00747A43">
          <w:rPr>
            <w:highlight w:val="yellow"/>
            <w:lang w:val="en-US"/>
          </w:rPr>
          <w:delText>The lower left and the lower mid graph</w:delText>
        </w:r>
        <w:r w:rsidDel="00747A43">
          <w:rPr>
            <w:lang w:val="en-US"/>
          </w:rPr>
          <w:delText xml:space="preserve"> in</w:delText>
        </w:r>
      </w:del>
      <w:r>
        <w:rPr>
          <w:lang w:val="en-US"/>
        </w:rPr>
        <w:t xml:space="preserve"> </w:t>
      </w:r>
      <w:r w:rsidR="00DD5282">
        <w:rPr>
          <w:lang w:val="en-US"/>
        </w:rPr>
        <w:fldChar w:fldCharType="begin"/>
      </w:r>
      <w:r w:rsidR="00DD5282">
        <w:rPr>
          <w:lang w:val="en-US"/>
        </w:rPr>
        <w:instrText xml:space="preserve"> REF _Ref406511075 \h  \* MERGEFORMAT </w:instrText>
      </w:r>
      <w:r w:rsidR="00DD5282">
        <w:rPr>
          <w:lang w:val="en-US"/>
        </w:rPr>
      </w:r>
      <w:r w:rsidR="00DD5282">
        <w:rPr>
          <w:lang w:val="en-US"/>
        </w:rPr>
        <w:fldChar w:fldCharType="separate"/>
      </w:r>
      <w:ins w:id="183" w:author="Hümbelin Oliver" w:date="2015-04-10T15:49:00Z">
        <w:r w:rsidR="00B748B5" w:rsidRPr="00B748B5">
          <w:rPr>
            <w:lang w:val="en-US"/>
            <w:rPrChange w:id="184" w:author="Hümbelin Oliver" w:date="2015-04-10T15:49:00Z">
              <w:rPr>
                <w:sz w:val="24"/>
                <w:szCs w:val="24"/>
                <w:lang w:val="en-US"/>
              </w:rPr>
            </w:rPrChange>
          </w:rPr>
          <w:t>Figure 4</w:t>
        </w:r>
      </w:ins>
      <w:del w:id="185" w:author="Hümbelin Oliver" w:date="2015-04-10T15:49:00Z">
        <w:r w:rsidR="00DD5282" w:rsidRPr="00DD5282" w:rsidDel="00B748B5">
          <w:rPr>
            <w:lang w:val="en-US"/>
          </w:rPr>
          <w:delText>Figure 4</w:delText>
        </w:r>
      </w:del>
      <w:r w:rsidR="00DD5282">
        <w:rPr>
          <w:lang w:val="en-US"/>
        </w:rPr>
        <w:fldChar w:fldCharType="end"/>
      </w:r>
      <w:r w:rsidR="00DD5282">
        <w:rPr>
          <w:lang w:val="en-US"/>
        </w:rPr>
        <w:t xml:space="preserve"> </w:t>
      </w:r>
      <w:r w:rsidR="00B436FF">
        <w:rPr>
          <w:lang w:val="en-US"/>
        </w:rPr>
        <w:t>plot</w:t>
      </w:r>
      <w:ins w:id="186" w:author="Hümbelin Oliver" w:date="2015-04-20T19:53:00Z">
        <w:r w:rsidR="00747A43">
          <w:rPr>
            <w:lang w:val="en-US"/>
          </w:rPr>
          <w:t>s</w:t>
        </w:r>
      </w:ins>
      <w:r w:rsidR="00432391">
        <w:rPr>
          <w:lang w:val="en-US"/>
        </w:rPr>
        <w:t xml:space="preserve"> the relative Density of the HBS distribution with tax data</w:t>
      </w:r>
      <w:ins w:id="187" w:author="Hümbelin Oliver" w:date="2015-04-20T19:54:00Z">
        <w:r w:rsidR="00747A43">
          <w:rPr>
            <w:lang w:val="en-US"/>
          </w:rPr>
          <w:t xml:space="preserve"> (FTA: left, micro tax data: right)</w:t>
        </w:r>
      </w:ins>
      <w:r w:rsidR="00432391">
        <w:rPr>
          <w:lang w:val="en-US"/>
        </w:rPr>
        <w:t xml:space="preserve"> as reference</w:t>
      </w:r>
      <w:r w:rsidR="005F735C">
        <w:rPr>
          <w:lang w:val="en-US"/>
        </w:rPr>
        <w:t xml:space="preserve"> distribution</w:t>
      </w:r>
      <w:r w:rsidR="00432391">
        <w:rPr>
          <w:lang w:val="en-US"/>
        </w:rPr>
        <w:t>. The results show a poor overlap</w:t>
      </w:r>
      <w:r w:rsidR="005F735C">
        <w:rPr>
          <w:lang w:val="en-US"/>
        </w:rPr>
        <w:t xml:space="preserve"> of </w:t>
      </w:r>
      <w:r w:rsidR="00FE1DC1">
        <w:rPr>
          <w:lang w:val="en-US"/>
        </w:rPr>
        <w:t xml:space="preserve">the </w:t>
      </w:r>
      <w:r w:rsidR="005F735C">
        <w:rPr>
          <w:lang w:val="en-US"/>
        </w:rPr>
        <w:t>distribution</w:t>
      </w:r>
      <w:r w:rsidR="00FE1DC1">
        <w:rPr>
          <w:lang w:val="en-US"/>
        </w:rPr>
        <w:t>s</w:t>
      </w:r>
      <w:r w:rsidR="005F735C">
        <w:rPr>
          <w:lang w:val="en-US"/>
        </w:rPr>
        <w:t>, which</w:t>
      </w:r>
      <w:r w:rsidR="00FE1DC1">
        <w:rPr>
          <w:lang w:val="en-US"/>
        </w:rPr>
        <w:t xml:space="preserve"> mainly</w:t>
      </w:r>
      <w:r w:rsidR="005F735C">
        <w:rPr>
          <w:lang w:val="en-US"/>
        </w:rPr>
        <w:t xml:space="preserve"> </w:t>
      </w:r>
      <w:r w:rsidR="00F44D4C">
        <w:rPr>
          <w:lang w:val="en-US"/>
        </w:rPr>
        <w:t xml:space="preserve">stems </w:t>
      </w:r>
      <w:r w:rsidR="005F735C">
        <w:rPr>
          <w:lang w:val="en-US"/>
        </w:rPr>
        <w:t xml:space="preserve">from </w:t>
      </w:r>
      <w:proofErr w:type="gramStart"/>
      <w:r w:rsidR="000C7DD6">
        <w:rPr>
          <w:lang w:val="en-US"/>
        </w:rPr>
        <w:t>an</w:t>
      </w:r>
      <w:r w:rsidR="00132181">
        <w:rPr>
          <w:lang w:val="en-US"/>
        </w:rPr>
        <w:t xml:space="preserve"> </w:t>
      </w:r>
      <w:r w:rsidR="000C7DD6">
        <w:rPr>
          <w:lang w:val="en-US"/>
        </w:rPr>
        <w:t>”</w:t>
      </w:r>
      <w:proofErr w:type="gramEnd"/>
      <w:r w:rsidR="005F735C">
        <w:rPr>
          <w:lang w:val="en-US"/>
        </w:rPr>
        <w:t>upper middle class bias</w:t>
      </w:r>
      <w:r w:rsidR="00FE1DC1">
        <w:rPr>
          <w:lang w:val="en-US"/>
        </w:rPr>
        <w:t>”</w:t>
      </w:r>
      <w:r w:rsidR="005F735C">
        <w:rPr>
          <w:lang w:val="en-US"/>
        </w:rPr>
        <w:t xml:space="preserve"> within the survey data. This bias </w:t>
      </w:r>
      <w:r w:rsidR="00F44D4C">
        <w:rPr>
          <w:lang w:val="en-US"/>
        </w:rPr>
        <w:t xml:space="preserve">seams </w:t>
      </w:r>
      <w:r w:rsidR="005F735C">
        <w:rPr>
          <w:lang w:val="en-US"/>
        </w:rPr>
        <w:t>more pronounced in the plot for married than in the plot for Bern.</w:t>
      </w:r>
      <w:r w:rsidR="00FE1DC1">
        <w:rPr>
          <w:lang w:val="en-US"/>
        </w:rPr>
        <w:t xml:space="preserve"> </w:t>
      </w:r>
      <w:del w:id="188" w:author="Hümbelin Oliver" w:date="2015-04-20T20:01:00Z">
        <w:r w:rsidR="00B436FF" w:rsidDel="00DD3B11">
          <w:rPr>
            <w:lang w:val="en-US"/>
          </w:rPr>
          <w:delText xml:space="preserve">In addition, </w:delText>
        </w:r>
        <w:r w:rsidR="00B04FEA" w:rsidDel="00DD3B11">
          <w:rPr>
            <w:lang w:val="en-US"/>
          </w:rPr>
          <w:delText>this</w:delText>
        </w:r>
        <w:r w:rsidR="00F44D4C" w:rsidDel="00DD3B11">
          <w:rPr>
            <w:lang w:val="en-US"/>
          </w:rPr>
          <w:delText xml:space="preserve"> difference can </w:delText>
        </w:r>
        <w:r w:rsidR="007B68CF" w:rsidDel="00DD3B11">
          <w:rPr>
            <w:lang w:val="en-US"/>
          </w:rPr>
          <w:delText xml:space="preserve">be </w:delText>
        </w:r>
        <w:r w:rsidR="000C7DD6" w:rsidDel="00DD3B11">
          <w:rPr>
            <w:lang w:val="en-US"/>
          </w:rPr>
          <w:delText xml:space="preserve">explained with </w:delText>
        </w:r>
        <w:r w:rsidR="00FE1DC1" w:rsidDel="00DD3B11">
          <w:rPr>
            <w:lang w:val="en-US"/>
          </w:rPr>
          <w:delText>missing welfare incomes in tax data, which leads to an underrepresentation in the lower part of the income distribution within tax data</w:delText>
        </w:r>
        <w:r w:rsidR="000C7DD6" w:rsidDel="00DD3B11">
          <w:rPr>
            <w:lang w:val="en-US"/>
          </w:rPr>
          <w:delText xml:space="preserve">. </w:delText>
        </w:r>
        <w:r w:rsidR="00FE1DC1" w:rsidDel="00DD3B11">
          <w:rPr>
            <w:lang w:val="en-US"/>
          </w:rPr>
          <w:delText xml:space="preserve"> </w:delText>
        </w:r>
      </w:del>
      <w:r w:rsidR="00B436FF">
        <w:rPr>
          <w:lang w:val="en-US"/>
        </w:rPr>
        <w:t>T</w:t>
      </w:r>
      <w:r w:rsidR="00FE1DC1">
        <w:rPr>
          <w:lang w:val="en-US"/>
        </w:rPr>
        <w:t xml:space="preserve">he extreme parts (very rich and poor) are better represented </w:t>
      </w:r>
      <w:r w:rsidR="00B436FF">
        <w:rPr>
          <w:lang w:val="en-US"/>
        </w:rPr>
        <w:t xml:space="preserve">in both plots </w:t>
      </w:r>
      <w:r w:rsidR="00FE1DC1">
        <w:rPr>
          <w:lang w:val="en-US"/>
        </w:rPr>
        <w:t xml:space="preserve">within tax data. All in all, the upper middle class bias results in an underestimation </w:t>
      </w:r>
      <w:r w:rsidR="000C7DD6">
        <w:rPr>
          <w:lang w:val="en-US"/>
        </w:rPr>
        <w:t>of i</w:t>
      </w:r>
      <w:r w:rsidR="005B4A5D">
        <w:rPr>
          <w:lang w:val="en-US"/>
        </w:rPr>
        <w:t>nequality. The Gini coefficient</w:t>
      </w:r>
      <w:r w:rsidR="000C7DD6">
        <w:rPr>
          <w:lang w:val="en-US"/>
        </w:rPr>
        <w:t xml:space="preserve"> for Bern </w:t>
      </w:r>
      <w:r w:rsidR="00F44D4C">
        <w:rPr>
          <w:lang w:val="en-US"/>
        </w:rPr>
        <w:t>is</w:t>
      </w:r>
      <w:r w:rsidR="009722A6">
        <w:rPr>
          <w:lang w:val="en-US"/>
        </w:rPr>
        <w:t xml:space="preserve"> +0.0</w:t>
      </w:r>
      <w:r w:rsidR="00DB2A9D">
        <w:rPr>
          <w:lang w:val="en-US"/>
        </w:rPr>
        <w:t>6</w:t>
      </w:r>
      <w:r w:rsidR="009722A6">
        <w:rPr>
          <w:lang w:val="en-US"/>
        </w:rPr>
        <w:t xml:space="preserve"> </w:t>
      </w:r>
      <w:r w:rsidR="005B4A5D">
        <w:rPr>
          <w:lang w:val="en-US"/>
        </w:rPr>
        <w:t>higher</w:t>
      </w:r>
      <w:r w:rsidR="00F44D4C">
        <w:rPr>
          <w:lang w:val="en-US"/>
        </w:rPr>
        <w:t xml:space="preserve"> in tax data than in the HBS</w:t>
      </w:r>
      <w:r w:rsidR="000C7DD6">
        <w:rPr>
          <w:lang w:val="en-US"/>
        </w:rPr>
        <w:t xml:space="preserve">. A comparison of the Gini coefficients for the tax data and HBS for the married results in </w:t>
      </w:r>
      <w:r w:rsidR="00DB2A9D">
        <w:rPr>
          <w:lang w:val="en-US"/>
        </w:rPr>
        <w:t xml:space="preserve">even a </w:t>
      </w:r>
      <w:r w:rsidR="000C7DD6">
        <w:rPr>
          <w:lang w:val="en-US"/>
        </w:rPr>
        <w:t>+0.</w:t>
      </w:r>
      <w:r w:rsidR="00DB2A9D">
        <w:rPr>
          <w:lang w:val="en-US"/>
        </w:rPr>
        <w:t xml:space="preserve">18 </w:t>
      </w:r>
      <w:r w:rsidR="000C7DD6">
        <w:rPr>
          <w:lang w:val="en-US"/>
        </w:rPr>
        <w:t>higher coefficient</w:t>
      </w:r>
      <w:ins w:id="189" w:author="Hümbelin Oliver" w:date="2015-04-20T20:01:00Z">
        <w:r w:rsidR="00DD3B11">
          <w:rPr>
            <w:lang w:val="en-US"/>
          </w:rPr>
          <w:t>.</w:t>
        </w:r>
      </w:ins>
      <w:del w:id="190" w:author="Hümbelin Oliver" w:date="2015-04-20T20:01:00Z">
        <w:r w:rsidR="000C7DD6" w:rsidDel="00DD3B11">
          <w:rPr>
            <w:lang w:val="en-US"/>
          </w:rPr>
          <w:delText xml:space="preserve">, which is explained by the upper middle class bias and the missing social welfare incomes. </w:delText>
        </w:r>
      </w:del>
      <w:r w:rsidR="000C7DD6">
        <w:rPr>
          <w:lang w:val="en-US"/>
        </w:rPr>
        <w:t xml:space="preserve"> </w:t>
      </w:r>
    </w:p>
    <w:p w14:paraId="7BDDD26F" w14:textId="77777777" w:rsidR="006C3A86" w:rsidRDefault="006C3A86" w:rsidP="00154023">
      <w:pPr>
        <w:rPr>
          <w:lang w:val="en-US"/>
        </w:rPr>
      </w:pPr>
    </w:p>
    <w:p w14:paraId="709DD578" w14:textId="77777777" w:rsidR="005B4A5D" w:rsidRPr="008E2F97" w:rsidRDefault="005B4A5D" w:rsidP="00154023">
      <w:pPr>
        <w:rPr>
          <w:lang w:val="en-US"/>
        </w:rPr>
      </w:pPr>
    </w:p>
    <w:p w14:paraId="7D4276D4" w14:textId="5113A00C" w:rsidR="00455C52" w:rsidRPr="00616B27" w:rsidRDefault="00902D03" w:rsidP="00455C52">
      <w:pPr>
        <w:pStyle w:val="Heading3"/>
        <w:rPr>
          <w:i/>
          <w:lang w:val="en-US"/>
        </w:rPr>
      </w:pPr>
      <w:r w:rsidRPr="008E2F97">
        <w:rPr>
          <w:i/>
          <w:lang w:val="en-US"/>
        </w:rPr>
        <w:lastRenderedPageBreak/>
        <w:t xml:space="preserve"> </w:t>
      </w:r>
      <w:bookmarkStart w:id="191" w:name="_Toc406505802"/>
      <w:r>
        <w:rPr>
          <w:i/>
          <w:lang w:val="en-US"/>
        </w:rPr>
        <w:t>Influence of special tax subjects</w:t>
      </w:r>
      <w:bookmarkEnd w:id="191"/>
    </w:p>
    <w:p w14:paraId="2A0E0139" w14:textId="6581906B" w:rsidR="001E20D3" w:rsidRDefault="00497AAC" w:rsidP="000B1BAB">
      <w:pPr>
        <w:rPr>
          <w:lang w:val="en-US"/>
        </w:rPr>
      </w:pPr>
      <w:r w:rsidRPr="00497AAC">
        <w:rPr>
          <w:lang w:val="en-US"/>
        </w:rPr>
        <w:t>To test</w:t>
      </w:r>
      <w:r w:rsidR="00D23F5F">
        <w:rPr>
          <w:lang w:val="en-US"/>
        </w:rPr>
        <w:t xml:space="preserve"> </w:t>
      </w:r>
      <w:r w:rsidR="00800EEB">
        <w:rPr>
          <w:lang w:val="en-US"/>
        </w:rPr>
        <w:t xml:space="preserve">the influence of </w:t>
      </w:r>
      <w:r w:rsidR="009436B4">
        <w:rPr>
          <w:lang w:val="en-US"/>
        </w:rPr>
        <w:t>the</w:t>
      </w:r>
      <w:r w:rsidR="00B04FEA">
        <w:rPr>
          <w:lang w:val="en-US"/>
        </w:rPr>
        <w:t xml:space="preserve"> inclusion of special cases on </w:t>
      </w:r>
      <w:r w:rsidR="00676EE6">
        <w:rPr>
          <w:lang w:val="en-US"/>
        </w:rPr>
        <w:t xml:space="preserve">the income distribution </w:t>
      </w:r>
      <w:r w:rsidRPr="00497AAC">
        <w:rPr>
          <w:lang w:val="en-US"/>
        </w:rPr>
        <w:t>we compare the distributions</w:t>
      </w:r>
      <w:r w:rsidR="003E0F55">
        <w:rPr>
          <w:lang w:val="en-US"/>
        </w:rPr>
        <w:t xml:space="preserve"> of taxable income</w:t>
      </w:r>
      <w:r w:rsidRPr="00497AAC">
        <w:rPr>
          <w:lang w:val="en-US"/>
        </w:rPr>
        <w:t xml:space="preserve"> </w:t>
      </w:r>
      <w:r w:rsidR="003E0F55">
        <w:rPr>
          <w:lang w:val="en-US"/>
        </w:rPr>
        <w:t>for</w:t>
      </w:r>
      <w:r w:rsidR="003E0F55" w:rsidRPr="00497AAC">
        <w:rPr>
          <w:lang w:val="en-US"/>
        </w:rPr>
        <w:t xml:space="preserve"> </w:t>
      </w:r>
      <w:r w:rsidRPr="00497AAC">
        <w:rPr>
          <w:lang w:val="en-US"/>
        </w:rPr>
        <w:t>normal</w:t>
      </w:r>
      <w:r w:rsidR="00F44D4C">
        <w:rPr>
          <w:lang w:val="en-US"/>
        </w:rPr>
        <w:t xml:space="preserve"> cases</w:t>
      </w:r>
      <w:r w:rsidRPr="00497AAC">
        <w:rPr>
          <w:lang w:val="en-US"/>
        </w:rPr>
        <w:t xml:space="preserve"> </w:t>
      </w:r>
      <w:r w:rsidR="00F44D4C">
        <w:rPr>
          <w:lang w:val="en-US"/>
        </w:rPr>
        <w:t xml:space="preserve">to the </w:t>
      </w:r>
      <w:r w:rsidR="003E0F55">
        <w:rPr>
          <w:lang w:val="en-US"/>
        </w:rPr>
        <w:t xml:space="preserve">pooled </w:t>
      </w:r>
      <w:r w:rsidR="00F44D4C">
        <w:rPr>
          <w:lang w:val="en-US"/>
        </w:rPr>
        <w:t xml:space="preserve">distribution </w:t>
      </w:r>
      <w:r w:rsidR="003E0F55">
        <w:rPr>
          <w:lang w:val="en-US"/>
        </w:rPr>
        <w:t>(normal and</w:t>
      </w:r>
      <w:r w:rsidR="00F44D4C" w:rsidRPr="00497AAC">
        <w:rPr>
          <w:lang w:val="en-US"/>
        </w:rPr>
        <w:t xml:space="preserve"> </w:t>
      </w:r>
      <w:r w:rsidRPr="00497AAC">
        <w:rPr>
          <w:lang w:val="en-US"/>
        </w:rPr>
        <w:t>special cases</w:t>
      </w:r>
      <w:r w:rsidR="003E0F55">
        <w:rPr>
          <w:lang w:val="en-US"/>
        </w:rPr>
        <w:t>)</w:t>
      </w:r>
      <w:r w:rsidRPr="00497AAC">
        <w:rPr>
          <w:lang w:val="en-US"/>
        </w:rPr>
        <w:t>. Unfortunately, the FTA stopped to publicly report data for special cases after tax period 1993/94. Therefore we compare two distributions</w:t>
      </w:r>
      <w:ins w:id="192" w:author="Hümbelin Oliver" w:date="2015-04-20T20:02:00Z">
        <w:r w:rsidR="00DD3B11">
          <w:rPr>
            <w:lang w:val="en-US"/>
          </w:rPr>
          <w:t xml:space="preserve"> based on aggregated tax statistics</w:t>
        </w:r>
      </w:ins>
      <w:r w:rsidRPr="00497AAC">
        <w:rPr>
          <w:lang w:val="en-US"/>
        </w:rPr>
        <w:t xml:space="preserve"> for a rather old dataset. However</w:t>
      </w:r>
      <w:r w:rsidR="005857BE">
        <w:rPr>
          <w:lang w:val="en-US"/>
        </w:rPr>
        <w:t>,</w:t>
      </w:r>
      <w:r w:rsidRPr="00497AAC">
        <w:rPr>
          <w:lang w:val="en-US"/>
        </w:rPr>
        <w:t xml:space="preserve"> the FTA</w:t>
      </w:r>
      <w:r w:rsidR="00865714">
        <w:rPr>
          <w:lang w:val="en-US"/>
        </w:rPr>
        <w:t xml:space="preserve"> key figures</w:t>
      </w:r>
      <w:r w:rsidRPr="00497AAC">
        <w:rPr>
          <w:lang w:val="en-US"/>
        </w:rPr>
        <w:t xml:space="preserve"> </w:t>
      </w:r>
      <w:r w:rsidR="005857BE">
        <w:rPr>
          <w:lang w:val="en-US"/>
        </w:rPr>
        <w:t>do</w:t>
      </w:r>
      <w:r w:rsidR="005857BE" w:rsidRPr="00497AAC">
        <w:rPr>
          <w:lang w:val="en-US"/>
        </w:rPr>
        <w:t xml:space="preserve"> </w:t>
      </w:r>
      <w:r w:rsidRPr="00497AAC">
        <w:rPr>
          <w:lang w:val="en-US"/>
        </w:rPr>
        <w:t xml:space="preserve">report </w:t>
      </w:r>
      <w:del w:id="193" w:author="Hümbelin Oliver" w:date="2015-04-20T20:03:00Z">
        <w:r w:rsidRPr="00497AAC" w:rsidDel="00DD3B11">
          <w:rPr>
            <w:lang w:val="en-US"/>
          </w:rPr>
          <w:delText>aggregate statistics</w:delText>
        </w:r>
      </w:del>
      <w:ins w:id="194" w:author="Hümbelin Oliver" w:date="2015-04-20T20:03:00Z">
        <w:r w:rsidR="00DD3B11">
          <w:rPr>
            <w:lang w:val="en-US"/>
          </w:rPr>
          <w:t>distributional figures</w:t>
        </w:r>
      </w:ins>
      <w:r w:rsidRPr="00497AAC">
        <w:rPr>
          <w:lang w:val="en-US"/>
        </w:rPr>
        <w:t xml:space="preserve"> (e.g. percentiles) based on a pool of all cases (normal and special) for more </w:t>
      </w:r>
      <w:commentRangeStart w:id="195"/>
      <w:r w:rsidRPr="00497AAC">
        <w:rPr>
          <w:lang w:val="en-US"/>
        </w:rPr>
        <w:t>recent periods</w:t>
      </w:r>
      <w:r>
        <w:rPr>
          <w:lang w:val="en-US"/>
        </w:rPr>
        <w:t xml:space="preserve"> </w:t>
      </w:r>
      <w:r w:rsidRPr="00497AAC">
        <w:rPr>
          <w:lang w:val="en-US"/>
        </w:rPr>
        <w:t xml:space="preserve">which </w:t>
      </w:r>
      <w:r w:rsidR="00B04FEA" w:rsidRPr="00497AAC">
        <w:rPr>
          <w:lang w:val="en-US"/>
        </w:rPr>
        <w:t>allow</w:t>
      </w:r>
      <w:r w:rsidRPr="00497AAC">
        <w:rPr>
          <w:lang w:val="en-US"/>
        </w:rPr>
        <w:t xml:space="preserve"> us to do a corresponding analysis for </w:t>
      </w:r>
      <w:r w:rsidR="003E0F55" w:rsidRPr="00497AAC">
        <w:rPr>
          <w:lang w:val="en-US"/>
        </w:rPr>
        <w:t>201</w:t>
      </w:r>
      <w:r w:rsidR="003E0F55">
        <w:rPr>
          <w:lang w:val="en-US"/>
        </w:rPr>
        <w:t>1</w:t>
      </w:r>
      <w:r w:rsidR="003E0F55" w:rsidRPr="00497AAC">
        <w:rPr>
          <w:lang w:val="en-US"/>
        </w:rPr>
        <w:t xml:space="preserve"> </w:t>
      </w:r>
      <w:r w:rsidRPr="00497AAC">
        <w:rPr>
          <w:lang w:val="en-US"/>
        </w:rPr>
        <w:t>as well.</w:t>
      </w:r>
      <w:ins w:id="196" w:author="Hümbelin Oliver" w:date="2015-04-20T20:03:00Z">
        <w:r w:rsidR="00DD3B11">
          <w:rPr>
            <w:rStyle w:val="FootnoteReference"/>
            <w:lang w:val="en-US"/>
          </w:rPr>
          <w:footnoteReference w:id="13"/>
        </w:r>
      </w:ins>
      <w:r w:rsidR="00D04316">
        <w:rPr>
          <w:lang w:val="en-US"/>
        </w:rPr>
        <w:t xml:space="preserve"> </w:t>
      </w:r>
      <w:commentRangeEnd w:id="195"/>
      <w:r w:rsidR="001E20D3">
        <w:rPr>
          <w:rStyle w:val="CommentReference"/>
        </w:rPr>
        <w:commentReference w:id="195"/>
      </w:r>
    </w:p>
    <w:p w14:paraId="41B2B5F4" w14:textId="77777777" w:rsidR="001E20D3" w:rsidRDefault="001E20D3" w:rsidP="000B1BAB">
      <w:pPr>
        <w:rPr>
          <w:lang w:val="en-US"/>
        </w:rPr>
      </w:pPr>
    </w:p>
    <w:p w14:paraId="7FFB1FA3" w14:textId="77777777" w:rsidR="001E20D3" w:rsidRDefault="001E20D3" w:rsidP="000B1BAB">
      <w:pPr>
        <w:rPr>
          <w:lang w:val="en-US"/>
        </w:rPr>
      </w:pPr>
    </w:p>
    <w:p w14:paraId="5FF9B3CA" w14:textId="2021342A" w:rsidR="001E20D3" w:rsidRDefault="00A91FC0" w:rsidP="000B1BAB">
      <w:pPr>
        <w:rPr>
          <w:lang w:val="en-US"/>
        </w:rPr>
      </w:pPr>
      <w:r>
        <w:rPr>
          <w:noProof/>
          <w:lang w:eastAsia="de-CH"/>
        </w:rPr>
        <w:drawing>
          <wp:inline distT="0" distB="0" distL="0" distR="0" wp14:anchorId="161E7766" wp14:editId="06D33349">
            <wp:extent cx="2905125" cy="2111682"/>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0259" cy="2115414"/>
                    </a:xfrm>
                    <a:prstGeom prst="rect">
                      <a:avLst/>
                    </a:prstGeom>
                    <a:noFill/>
                    <a:ln>
                      <a:noFill/>
                    </a:ln>
                  </pic:spPr>
                </pic:pic>
              </a:graphicData>
            </a:graphic>
          </wp:inline>
        </w:drawing>
      </w:r>
      <w:r>
        <w:rPr>
          <w:noProof/>
          <w:lang w:eastAsia="de-CH"/>
        </w:rPr>
        <w:drawing>
          <wp:inline distT="0" distB="0" distL="0" distR="0" wp14:anchorId="2C247FC4" wp14:editId="419D452A">
            <wp:extent cx="2943225" cy="2147986"/>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3106" cy="2155197"/>
                    </a:xfrm>
                    <a:prstGeom prst="rect">
                      <a:avLst/>
                    </a:prstGeom>
                    <a:noFill/>
                    <a:ln>
                      <a:noFill/>
                    </a:ln>
                  </pic:spPr>
                </pic:pic>
              </a:graphicData>
            </a:graphic>
          </wp:inline>
        </w:drawing>
      </w:r>
    </w:p>
    <w:p w14:paraId="38BD3211" w14:textId="28775930" w:rsidR="001E20D3" w:rsidRDefault="001E20D3" w:rsidP="001E20D3">
      <w:pPr>
        <w:pStyle w:val="Caption"/>
        <w:rPr>
          <w:rStyle w:val="CommentReference"/>
          <w:bCs w:val="0"/>
          <w:lang w:val="en-US"/>
        </w:rPr>
      </w:pPr>
      <w:bookmarkStart w:id="213" w:name="_Ref417323855"/>
      <w:r w:rsidRPr="00616B27">
        <w:rPr>
          <w:sz w:val="24"/>
          <w:szCs w:val="24"/>
          <w:lang w:val="en-US"/>
        </w:rPr>
        <w:t xml:space="preserve">Figure </w:t>
      </w:r>
      <w:r w:rsidRPr="00616B27">
        <w:rPr>
          <w:sz w:val="24"/>
          <w:szCs w:val="24"/>
          <w:lang w:val="en-US"/>
        </w:rPr>
        <w:fldChar w:fldCharType="begin"/>
      </w:r>
      <w:r w:rsidRPr="00616B27">
        <w:rPr>
          <w:sz w:val="24"/>
          <w:szCs w:val="24"/>
          <w:lang w:val="en-US"/>
        </w:rPr>
        <w:instrText xml:space="preserve"> SEQ Figure \* ARABIC </w:instrText>
      </w:r>
      <w:r w:rsidRPr="00616B27">
        <w:rPr>
          <w:sz w:val="24"/>
          <w:szCs w:val="24"/>
          <w:lang w:val="en-US"/>
        </w:rPr>
        <w:fldChar w:fldCharType="separate"/>
      </w:r>
      <w:ins w:id="214" w:author="Hümbelin Oliver" w:date="2015-04-20T20:19:00Z">
        <w:r w:rsidR="007C739D">
          <w:rPr>
            <w:noProof/>
            <w:sz w:val="24"/>
            <w:szCs w:val="24"/>
            <w:lang w:val="en-US"/>
          </w:rPr>
          <w:t>11</w:t>
        </w:r>
      </w:ins>
      <w:del w:id="215" w:author="Hümbelin Oliver" w:date="2015-04-20T20:19:00Z">
        <w:r w:rsidDel="007C739D">
          <w:rPr>
            <w:noProof/>
            <w:sz w:val="24"/>
            <w:szCs w:val="24"/>
            <w:lang w:val="en-US"/>
          </w:rPr>
          <w:delText>5</w:delText>
        </w:r>
      </w:del>
      <w:r w:rsidRPr="00616B27">
        <w:rPr>
          <w:sz w:val="24"/>
          <w:szCs w:val="24"/>
          <w:lang w:val="en-US"/>
        </w:rPr>
        <w:fldChar w:fldCharType="end"/>
      </w:r>
      <w:bookmarkEnd w:id="213"/>
      <w:r w:rsidRPr="00616B27">
        <w:rPr>
          <w:sz w:val="24"/>
          <w:szCs w:val="24"/>
          <w:lang w:val="en-US"/>
        </w:rPr>
        <w:t>:</w:t>
      </w:r>
      <w:r w:rsidRPr="00616B27">
        <w:rPr>
          <w:lang w:val="en-US"/>
        </w:rPr>
        <w:t xml:space="preserve"> </w:t>
      </w:r>
      <w:r>
        <w:rPr>
          <w:sz w:val="24"/>
          <w:szCs w:val="24"/>
          <w:lang w:val="en-US"/>
        </w:rPr>
        <w:t xml:space="preserve">Relative distribution </w:t>
      </w:r>
      <w:r w:rsidR="00A91FC0">
        <w:rPr>
          <w:sz w:val="24"/>
          <w:szCs w:val="24"/>
          <w:lang w:val="en-US"/>
        </w:rPr>
        <w:t>with and without special tax cases</w:t>
      </w:r>
      <w:r>
        <w:rPr>
          <w:sz w:val="24"/>
          <w:szCs w:val="24"/>
          <w:lang w:val="en-US"/>
        </w:rPr>
        <w:br/>
      </w:r>
      <w:r w:rsidRPr="007A5603">
        <w:rPr>
          <w:i/>
          <w:lang w:val="en-US"/>
        </w:rPr>
        <w:t>Source: Aggregated Tax Statistics and Key Figures from Swiss Fe</w:t>
      </w:r>
      <w:r>
        <w:rPr>
          <w:i/>
          <w:lang w:val="en-US"/>
        </w:rPr>
        <w:t>deral Tax Administration (FTA)</w:t>
      </w:r>
    </w:p>
    <w:p w14:paraId="08E62B2D" w14:textId="77777777" w:rsidR="008B734B" w:rsidRDefault="008B734B" w:rsidP="000B1BAB">
      <w:pPr>
        <w:rPr>
          <w:lang w:val="en-US"/>
        </w:rPr>
      </w:pPr>
    </w:p>
    <w:p w14:paraId="16720A43" w14:textId="7AFD6C1E" w:rsidR="00F1209C" w:rsidRDefault="00E40F1B" w:rsidP="00881D6F">
      <w:pPr>
        <w:rPr>
          <w:lang w:val="en-US"/>
        </w:rPr>
      </w:pPr>
      <w:r>
        <w:rPr>
          <w:lang w:val="en-US"/>
        </w:rPr>
        <w:t>T</w:t>
      </w:r>
      <w:r w:rsidR="007B68CF" w:rsidRPr="00E40F1B">
        <w:rPr>
          <w:lang w:val="en-US"/>
        </w:rPr>
        <w:t xml:space="preserve">he </w:t>
      </w:r>
      <w:r w:rsidR="00497AAC" w:rsidRPr="00E40F1B">
        <w:rPr>
          <w:lang w:val="en-US"/>
        </w:rPr>
        <w:t>pooled</w:t>
      </w:r>
      <w:r w:rsidR="00497AAC" w:rsidRPr="00497AAC">
        <w:rPr>
          <w:lang w:val="en-US"/>
        </w:rPr>
        <w:t xml:space="preserve"> data set of normal and special cases </w:t>
      </w:r>
      <w:r>
        <w:rPr>
          <w:lang w:val="en-US"/>
        </w:rPr>
        <w:t xml:space="preserve">for </w:t>
      </w:r>
      <w:r w:rsidRPr="00E40F1B">
        <w:rPr>
          <w:lang w:val="en-US"/>
        </w:rPr>
        <w:t xml:space="preserve">1993/94 </w:t>
      </w:r>
      <w:r w:rsidR="00497AAC" w:rsidRPr="00497AAC">
        <w:rPr>
          <w:lang w:val="en-US"/>
        </w:rPr>
        <w:t xml:space="preserve">has a slightly higher density at </w:t>
      </w:r>
      <w:r w:rsidR="000179BB">
        <w:rPr>
          <w:lang w:val="en-US"/>
        </w:rPr>
        <w:t>the lower</w:t>
      </w:r>
      <w:r w:rsidR="000179BB" w:rsidRPr="00497AAC">
        <w:rPr>
          <w:lang w:val="en-US"/>
        </w:rPr>
        <w:t xml:space="preserve"> </w:t>
      </w:r>
      <w:r w:rsidR="00497AAC" w:rsidRPr="00497AAC">
        <w:rPr>
          <w:lang w:val="en-US"/>
        </w:rPr>
        <w:t xml:space="preserve">end compared to data based </w:t>
      </w:r>
      <w:r>
        <w:rPr>
          <w:lang w:val="en-US"/>
        </w:rPr>
        <w:t xml:space="preserve">exclusively </w:t>
      </w:r>
      <w:r w:rsidR="00B04FEA">
        <w:rPr>
          <w:lang w:val="en-US"/>
        </w:rPr>
        <w:t>on</w:t>
      </w:r>
      <w:r w:rsidR="008F4037">
        <w:rPr>
          <w:lang w:val="en-US"/>
        </w:rPr>
        <w:t xml:space="preserve"> </w:t>
      </w:r>
      <w:r w:rsidR="00497AAC" w:rsidRPr="00497AAC">
        <w:rPr>
          <w:lang w:val="en-US"/>
        </w:rPr>
        <w:t xml:space="preserve">normal cases (see </w:t>
      </w:r>
      <w:ins w:id="216" w:author="Hümbelin Oliver" w:date="2015-04-20T20:09:00Z">
        <w:r w:rsidR="00DD3B11">
          <w:rPr>
            <w:lang w:val="en-US"/>
          </w:rPr>
          <w:fldChar w:fldCharType="begin"/>
        </w:r>
        <w:r w:rsidR="00DD3B11">
          <w:rPr>
            <w:lang w:val="en-US"/>
          </w:rPr>
          <w:instrText xml:space="preserve"> REF _Ref417323855 \h </w:instrText>
        </w:r>
        <w:r w:rsidR="00DD3B11">
          <w:rPr>
            <w:lang w:val="en-US"/>
          </w:rPr>
        </w:r>
        <w:r w:rsidR="00DD3B11">
          <w:rPr>
            <w:lang w:val="en-US"/>
          </w:rPr>
          <w:instrText xml:space="preserve"> \* MERGEFORMAT </w:instrText>
        </w:r>
        <w:r w:rsidR="00DD3B11">
          <w:rPr>
            <w:lang w:val="en-US"/>
          </w:rPr>
          <w:fldChar w:fldCharType="separate"/>
        </w:r>
        <w:r w:rsidR="00DD3B11" w:rsidRPr="0048615B">
          <w:rPr>
            <w:lang w:val="en-US"/>
          </w:rPr>
          <w:t>Figure 5</w:t>
        </w:r>
        <w:r w:rsidR="00DD3B11">
          <w:rPr>
            <w:lang w:val="en-US"/>
          </w:rPr>
          <w:fldChar w:fldCharType="end"/>
        </w:r>
      </w:ins>
      <w:del w:id="217" w:author="Hümbelin Oliver" w:date="2015-04-20T20:09:00Z">
        <w:r w:rsidR="00DD5282" w:rsidDel="00DD3B11">
          <w:rPr>
            <w:lang w:val="en-US"/>
          </w:rPr>
          <w:fldChar w:fldCharType="begin"/>
        </w:r>
        <w:r w:rsidR="00DD5282" w:rsidDel="00DD3B11">
          <w:rPr>
            <w:lang w:val="en-US"/>
          </w:rPr>
          <w:delInstrText xml:space="preserve"> REF _Ref406511075 \h  \* MERGEFORMAT </w:delInstrText>
        </w:r>
        <w:r w:rsidR="00DD5282" w:rsidDel="00DD3B11">
          <w:rPr>
            <w:lang w:val="en-US"/>
          </w:rPr>
        </w:r>
        <w:r w:rsidR="00DD5282" w:rsidDel="00DD3B11">
          <w:rPr>
            <w:lang w:val="en-US"/>
          </w:rPr>
          <w:fldChar w:fldCharType="separate"/>
        </w:r>
        <w:r w:rsidR="00B748B5" w:rsidRPr="001E20D3" w:rsidDel="00DD3B11">
          <w:rPr>
            <w:lang w:val="en-US"/>
          </w:rPr>
          <w:delText>Figure 4</w:delText>
        </w:r>
        <w:r w:rsidR="00DD5282" w:rsidDel="00DD3B11">
          <w:rPr>
            <w:lang w:val="en-US"/>
          </w:rPr>
          <w:fldChar w:fldCharType="end"/>
        </w:r>
      </w:del>
      <w:r w:rsidR="00835FA1">
        <w:rPr>
          <w:lang w:val="en-US"/>
        </w:rPr>
        <w:t xml:space="preserve"> </w:t>
      </w:r>
      <w:del w:id="218" w:author="Hümbelin Oliver" w:date="2015-04-20T20:09:00Z">
        <w:r w:rsidR="00835FA1" w:rsidDel="00DD3B11">
          <w:rPr>
            <w:lang w:val="en-US"/>
          </w:rPr>
          <w:delText>top middle</w:delText>
        </w:r>
      </w:del>
      <w:ins w:id="219" w:author="Hümbelin Oliver" w:date="2015-04-20T20:09:00Z">
        <w:r w:rsidR="00DD3B11">
          <w:rPr>
            <w:lang w:val="en-US"/>
          </w:rPr>
          <w:t>left</w:t>
        </w:r>
      </w:ins>
      <w:r w:rsidR="00497AAC" w:rsidRPr="00497AAC">
        <w:rPr>
          <w:lang w:val="en-US"/>
        </w:rPr>
        <w:t xml:space="preserve">). </w:t>
      </w:r>
      <w:r w:rsidR="00835FA1">
        <w:rPr>
          <w:lang w:val="en-US"/>
        </w:rPr>
        <w:t xml:space="preserve">Put simply: the population of special cases </w:t>
      </w:r>
      <w:r>
        <w:rPr>
          <w:lang w:val="en-US"/>
        </w:rPr>
        <w:t xml:space="preserve">in </w:t>
      </w:r>
      <w:r w:rsidR="00835FA1">
        <w:rPr>
          <w:lang w:val="en-US"/>
        </w:rPr>
        <w:t>1993/94 hold considerably more tax units with low incomes than does the population of normal cases</w:t>
      </w:r>
      <w:r w:rsidR="00497AAC" w:rsidRPr="00497AAC">
        <w:rPr>
          <w:lang w:val="en-US"/>
        </w:rPr>
        <w:t xml:space="preserve">. </w:t>
      </w:r>
      <w:r>
        <w:rPr>
          <w:lang w:val="en-US"/>
        </w:rPr>
        <w:t xml:space="preserve">For </w:t>
      </w:r>
      <w:r w:rsidR="00497AAC" w:rsidRPr="00497AAC">
        <w:rPr>
          <w:lang w:val="en-US"/>
        </w:rPr>
        <w:t>201</w:t>
      </w:r>
      <w:r w:rsidR="004A6F24">
        <w:rPr>
          <w:lang w:val="en-US"/>
        </w:rPr>
        <w:t>1</w:t>
      </w:r>
      <w:r>
        <w:rPr>
          <w:lang w:val="en-US"/>
        </w:rPr>
        <w:t>,</w:t>
      </w:r>
      <w:r w:rsidR="00497AAC" w:rsidRPr="00497AAC">
        <w:rPr>
          <w:lang w:val="en-US"/>
        </w:rPr>
        <w:t xml:space="preserve"> the picture is similar</w:t>
      </w:r>
      <w:r w:rsidR="00D04316">
        <w:rPr>
          <w:lang w:val="en-US"/>
        </w:rPr>
        <w:t>:</w:t>
      </w:r>
      <w:r w:rsidR="00497AAC" w:rsidRPr="00497AAC">
        <w:rPr>
          <w:lang w:val="en-US"/>
        </w:rPr>
        <w:t xml:space="preserve"> Special cases appear more frequent around the lower percentiles of the pooled distribution</w:t>
      </w:r>
      <w:r>
        <w:rPr>
          <w:lang w:val="en-US"/>
        </w:rPr>
        <w:t>. H</w:t>
      </w:r>
      <w:r w:rsidR="00497AAC" w:rsidRPr="00497AAC">
        <w:rPr>
          <w:lang w:val="en-US"/>
        </w:rPr>
        <w:t>owever</w:t>
      </w:r>
      <w:r>
        <w:rPr>
          <w:lang w:val="en-US"/>
        </w:rPr>
        <w:t>, for</w:t>
      </w:r>
      <w:r w:rsidR="00497AAC" w:rsidRPr="00497AAC">
        <w:rPr>
          <w:lang w:val="en-US"/>
        </w:rPr>
        <w:t xml:space="preserve"> 201</w:t>
      </w:r>
      <w:r w:rsidR="004A6F24">
        <w:rPr>
          <w:lang w:val="en-US"/>
        </w:rPr>
        <w:t>1</w:t>
      </w:r>
      <w:r w:rsidR="00497AAC" w:rsidRPr="00497AAC">
        <w:rPr>
          <w:lang w:val="en-US"/>
        </w:rPr>
        <w:t xml:space="preserve"> </w:t>
      </w:r>
      <w:r>
        <w:rPr>
          <w:lang w:val="en-US"/>
        </w:rPr>
        <w:t xml:space="preserve">there </w:t>
      </w:r>
      <w:r w:rsidR="00497AAC" w:rsidRPr="00497AAC">
        <w:rPr>
          <w:lang w:val="en-US"/>
        </w:rPr>
        <w:t>is a</w:t>
      </w:r>
      <w:r>
        <w:rPr>
          <w:lang w:val="en-US"/>
        </w:rPr>
        <w:t>n even</w:t>
      </w:r>
      <w:r w:rsidR="00497AAC" w:rsidRPr="00497AAC">
        <w:rPr>
          <w:lang w:val="en-US"/>
        </w:rPr>
        <w:t xml:space="preserve"> more </w:t>
      </w:r>
      <w:r>
        <w:rPr>
          <w:lang w:val="en-US"/>
        </w:rPr>
        <w:t>remarkable</w:t>
      </w:r>
      <w:r w:rsidRPr="00497AAC">
        <w:rPr>
          <w:lang w:val="en-US"/>
        </w:rPr>
        <w:t xml:space="preserve"> </w:t>
      </w:r>
      <w:r w:rsidR="00464308">
        <w:rPr>
          <w:lang w:val="en-US"/>
        </w:rPr>
        <w:t>distinction</w:t>
      </w:r>
      <w:r w:rsidR="00464308" w:rsidRPr="00497AAC">
        <w:rPr>
          <w:lang w:val="en-US"/>
        </w:rPr>
        <w:t xml:space="preserve"> </w:t>
      </w:r>
      <w:r w:rsidR="00497AAC" w:rsidRPr="00497AAC">
        <w:rPr>
          <w:lang w:val="en-US"/>
        </w:rPr>
        <w:t>in the upper part of the distribution</w:t>
      </w:r>
      <w:r w:rsidR="00980148">
        <w:rPr>
          <w:lang w:val="en-US"/>
        </w:rPr>
        <w:t xml:space="preserve"> (see </w:t>
      </w:r>
      <w:ins w:id="220" w:author="Hümbelin Oliver" w:date="2015-04-20T20:08:00Z">
        <w:r w:rsidR="00DD3B11">
          <w:rPr>
            <w:lang w:val="en-US"/>
          </w:rPr>
          <w:fldChar w:fldCharType="begin"/>
        </w:r>
        <w:r w:rsidR="00DD3B11">
          <w:rPr>
            <w:lang w:val="en-US"/>
          </w:rPr>
          <w:instrText xml:space="preserve"> REF _Ref417323855 \h </w:instrText>
        </w:r>
        <w:r w:rsidR="00DD3B11">
          <w:rPr>
            <w:lang w:val="en-US"/>
          </w:rPr>
        </w:r>
      </w:ins>
      <w:r w:rsidR="00DD3B11">
        <w:rPr>
          <w:lang w:val="en-US"/>
        </w:rPr>
        <w:instrText xml:space="preserve"> \* MERGEFORMAT </w:instrText>
      </w:r>
      <w:r w:rsidR="00DD3B11">
        <w:rPr>
          <w:lang w:val="en-US"/>
        </w:rPr>
        <w:fldChar w:fldCharType="separate"/>
      </w:r>
      <w:ins w:id="221" w:author="Hümbelin Oliver" w:date="2015-04-20T20:08:00Z">
        <w:r w:rsidR="00DD3B11" w:rsidRPr="00DD3B11">
          <w:rPr>
            <w:lang w:val="en-US"/>
            <w:rPrChange w:id="222" w:author="Hümbelin Oliver" w:date="2015-04-20T20:08:00Z">
              <w:rPr>
                <w:sz w:val="24"/>
                <w:szCs w:val="24"/>
                <w:lang w:val="en-US"/>
              </w:rPr>
            </w:rPrChange>
          </w:rPr>
          <w:t>Figure 5</w:t>
        </w:r>
        <w:r w:rsidR="00DD3B11">
          <w:rPr>
            <w:lang w:val="en-US"/>
          </w:rPr>
          <w:fldChar w:fldCharType="end"/>
        </w:r>
      </w:ins>
      <w:del w:id="223" w:author="Hümbelin Oliver" w:date="2015-04-20T20:08:00Z">
        <w:r w:rsidR="00980148" w:rsidDel="00DD3B11">
          <w:rPr>
            <w:lang w:val="en-US"/>
          </w:rPr>
          <w:fldChar w:fldCharType="begin"/>
        </w:r>
        <w:r w:rsidR="00980148" w:rsidDel="00DD3B11">
          <w:rPr>
            <w:lang w:val="en-US"/>
          </w:rPr>
          <w:delInstrText xml:space="preserve"> REF _Ref406511075 \h  \* MERGEFORMAT </w:delInstrText>
        </w:r>
        <w:r w:rsidR="00980148" w:rsidDel="00DD3B11">
          <w:rPr>
            <w:lang w:val="en-US"/>
          </w:rPr>
          <w:fldChar w:fldCharType="separate"/>
        </w:r>
        <w:r w:rsidR="00B748B5" w:rsidRPr="001E20D3" w:rsidDel="00DD3B11">
          <w:rPr>
            <w:lang w:val="en-US"/>
          </w:rPr>
          <w:delText>Figure 4</w:delText>
        </w:r>
        <w:r w:rsidR="00980148" w:rsidDel="00DD3B11">
          <w:rPr>
            <w:lang w:val="en-US"/>
          </w:rPr>
          <w:fldChar w:fldCharType="end"/>
        </w:r>
      </w:del>
      <w:r w:rsidR="00980148">
        <w:rPr>
          <w:lang w:val="en-US"/>
        </w:rPr>
        <w:t xml:space="preserve"> </w:t>
      </w:r>
      <w:del w:id="224" w:author="Hümbelin Oliver" w:date="2015-04-20T20:09:00Z">
        <w:r w:rsidR="00980148" w:rsidDel="00DD3B11">
          <w:rPr>
            <w:lang w:val="en-US"/>
          </w:rPr>
          <w:delText>top right</w:delText>
        </w:r>
      </w:del>
      <w:ins w:id="225" w:author="Hümbelin Oliver" w:date="2015-04-20T20:09:00Z">
        <w:r w:rsidR="00DD3B11">
          <w:rPr>
            <w:lang w:val="en-US"/>
          </w:rPr>
          <w:t>right</w:t>
        </w:r>
      </w:ins>
      <w:r w:rsidR="00980148">
        <w:rPr>
          <w:lang w:val="en-US"/>
        </w:rPr>
        <w:t>)</w:t>
      </w:r>
      <w:r w:rsidR="008F4037">
        <w:rPr>
          <w:lang w:val="en-US"/>
        </w:rPr>
        <w:t>.</w:t>
      </w:r>
      <w:r w:rsidR="00497AAC" w:rsidRPr="00497AAC">
        <w:rPr>
          <w:lang w:val="en-US"/>
        </w:rPr>
        <w:t xml:space="preserve"> According to </w:t>
      </w:r>
      <w:r w:rsidR="00DD5282">
        <w:rPr>
          <w:lang w:val="en-US"/>
        </w:rPr>
        <w:fldChar w:fldCharType="begin"/>
      </w:r>
      <w:r w:rsidR="00DD5282">
        <w:rPr>
          <w:lang w:val="en-US"/>
        </w:rPr>
        <w:instrText xml:space="preserve"> REF _Ref406511075 \h  \* MERGEFORMAT </w:instrText>
      </w:r>
      <w:r w:rsidR="00DD5282">
        <w:rPr>
          <w:lang w:val="en-US"/>
        </w:rPr>
      </w:r>
      <w:r w:rsidR="00DD5282">
        <w:rPr>
          <w:lang w:val="en-US"/>
        </w:rPr>
        <w:fldChar w:fldCharType="separate"/>
      </w:r>
      <w:r w:rsidR="00B748B5" w:rsidRPr="001E20D3">
        <w:rPr>
          <w:lang w:val="en-US"/>
        </w:rPr>
        <w:t>Figure 4</w:t>
      </w:r>
      <w:r w:rsidR="00DD5282">
        <w:rPr>
          <w:lang w:val="en-US"/>
        </w:rPr>
        <w:fldChar w:fldCharType="end"/>
      </w:r>
      <w:r w:rsidR="00FD406E">
        <w:rPr>
          <w:lang w:val="en-US"/>
        </w:rPr>
        <w:t xml:space="preserve"> </w:t>
      </w:r>
      <w:r w:rsidR="00497AAC" w:rsidRPr="00497AAC">
        <w:rPr>
          <w:lang w:val="en-US"/>
        </w:rPr>
        <w:t>we can attribute this effect to the top percentiles.</w:t>
      </w:r>
      <w:r w:rsidR="00D04316">
        <w:rPr>
          <w:lang w:val="en-US"/>
        </w:rPr>
        <w:t xml:space="preserve"> </w:t>
      </w:r>
      <w:r w:rsidR="007720EF">
        <w:rPr>
          <w:lang w:val="en-US"/>
        </w:rPr>
        <w:t>T</w:t>
      </w:r>
      <w:r w:rsidR="00D04316">
        <w:rPr>
          <w:lang w:val="en-US"/>
        </w:rPr>
        <w:t xml:space="preserve">o get a better understanding </w:t>
      </w:r>
      <w:r w:rsidR="007720EF">
        <w:rPr>
          <w:lang w:val="en-US"/>
        </w:rPr>
        <w:t xml:space="preserve">of the observed patterns we have </w:t>
      </w:r>
      <w:r w:rsidR="00D04316">
        <w:rPr>
          <w:lang w:val="en-US"/>
        </w:rPr>
        <w:t xml:space="preserve">a closer look at the </w:t>
      </w:r>
      <w:r w:rsidR="00676EE6">
        <w:rPr>
          <w:lang w:val="en-US"/>
        </w:rPr>
        <w:t>special cases</w:t>
      </w:r>
      <w:r w:rsidR="007720EF">
        <w:rPr>
          <w:lang w:val="en-US"/>
        </w:rPr>
        <w:t xml:space="preserve"> subgroups</w:t>
      </w:r>
      <w:r w:rsidR="007360C5">
        <w:rPr>
          <w:lang w:val="en-US"/>
        </w:rPr>
        <w:t xml:space="preserve"> (</w:t>
      </w:r>
      <w:r w:rsidR="007720EF">
        <w:rPr>
          <w:lang w:val="en-US"/>
        </w:rPr>
        <w:t xml:space="preserve">for detailed definitions see </w:t>
      </w:r>
      <w:r w:rsidR="007360C5">
        <w:rPr>
          <w:lang w:val="en-US"/>
        </w:rPr>
        <w:t>EFD 2008).</w:t>
      </w:r>
      <w:r w:rsidR="00881D6F">
        <w:rPr>
          <w:lang w:val="en-US"/>
        </w:rPr>
        <w:t xml:space="preserve"> F</w:t>
      </w:r>
      <w:r w:rsidR="00B04FEA">
        <w:rPr>
          <w:lang w:val="en-US"/>
        </w:rPr>
        <w:t>irst</w:t>
      </w:r>
      <w:r w:rsidR="00881D6F">
        <w:rPr>
          <w:lang w:val="en-US"/>
        </w:rPr>
        <w:t>,</w:t>
      </w:r>
      <w:r w:rsidR="00676EE6">
        <w:rPr>
          <w:lang w:val="en-US"/>
        </w:rPr>
        <w:t xml:space="preserve"> </w:t>
      </w:r>
      <w:r w:rsidR="00B04FEA">
        <w:rPr>
          <w:lang w:val="en-US"/>
        </w:rPr>
        <w:t>special cases include</w:t>
      </w:r>
      <w:r w:rsidR="00881D6F">
        <w:rPr>
          <w:lang w:val="en-US"/>
        </w:rPr>
        <w:t xml:space="preserve"> </w:t>
      </w:r>
      <w:r w:rsidR="00676EE6">
        <w:rPr>
          <w:lang w:val="en-US"/>
        </w:rPr>
        <w:t>individuals who are taxed according to expenditures. More precise</w:t>
      </w:r>
      <w:r w:rsidR="00C81862">
        <w:rPr>
          <w:lang w:val="en-US"/>
        </w:rPr>
        <w:t>ly,</w:t>
      </w:r>
      <w:r w:rsidR="00676EE6">
        <w:rPr>
          <w:lang w:val="en-US"/>
        </w:rPr>
        <w:t xml:space="preserve"> </w:t>
      </w:r>
      <w:r w:rsidR="004710F6">
        <w:rPr>
          <w:lang w:val="en-US"/>
        </w:rPr>
        <w:t>these are</w:t>
      </w:r>
      <w:r w:rsidR="00676EE6">
        <w:rPr>
          <w:lang w:val="en-US"/>
        </w:rPr>
        <w:t xml:space="preserve"> very rich foreigners</w:t>
      </w:r>
      <w:r w:rsidR="00D8426B">
        <w:rPr>
          <w:lang w:val="en-US"/>
        </w:rPr>
        <w:t xml:space="preserve"> who are not in gainful employment in Switzerland. These individuals are taxed with special conditions and </w:t>
      </w:r>
      <w:r w:rsidR="00676EE6">
        <w:rPr>
          <w:lang w:val="en-US"/>
        </w:rPr>
        <w:t>get an imputed income according to their expenditures</w:t>
      </w:r>
      <w:r w:rsidR="00D8426B">
        <w:rPr>
          <w:lang w:val="en-US"/>
        </w:rPr>
        <w:t xml:space="preserve">. </w:t>
      </w:r>
      <w:r w:rsidR="00C81862">
        <w:rPr>
          <w:lang w:val="en-US"/>
        </w:rPr>
        <w:t>T</w:t>
      </w:r>
      <w:r w:rsidR="00D8426B">
        <w:rPr>
          <w:lang w:val="en-US"/>
        </w:rPr>
        <w:t>herefore</w:t>
      </w:r>
      <w:r w:rsidR="00C81862">
        <w:rPr>
          <w:lang w:val="en-US"/>
        </w:rPr>
        <w:t>, they</w:t>
      </w:r>
      <w:r w:rsidR="00D8426B">
        <w:rPr>
          <w:lang w:val="en-US"/>
        </w:rPr>
        <w:t xml:space="preserve"> </w:t>
      </w:r>
      <w:r w:rsidR="00C81862">
        <w:rPr>
          <w:lang w:val="en-US"/>
        </w:rPr>
        <w:t xml:space="preserve">appear </w:t>
      </w:r>
      <w:r w:rsidR="00D8426B">
        <w:rPr>
          <w:lang w:val="en-US"/>
        </w:rPr>
        <w:t xml:space="preserve">in the upper part of the income distribution. </w:t>
      </w:r>
      <w:r w:rsidR="007720EF">
        <w:rPr>
          <w:lang w:val="en-US"/>
        </w:rPr>
        <w:t xml:space="preserve">As </w:t>
      </w:r>
      <w:r w:rsidR="007720EF">
        <w:rPr>
          <w:lang w:val="en-US"/>
        </w:rPr>
        <w:fldChar w:fldCharType="begin"/>
      </w:r>
      <w:r w:rsidR="007720EF">
        <w:rPr>
          <w:lang w:val="en-US"/>
        </w:rPr>
        <w:instrText xml:space="preserve"> REF _Ref408824189 \h  \* MERGEFORMAT </w:instrText>
      </w:r>
      <w:r w:rsidR="007720EF">
        <w:rPr>
          <w:lang w:val="en-US"/>
        </w:rPr>
      </w:r>
      <w:r w:rsidR="007720EF">
        <w:rPr>
          <w:lang w:val="en-US"/>
        </w:rPr>
        <w:fldChar w:fldCharType="separate"/>
      </w:r>
      <w:r w:rsidR="00B748B5" w:rsidRPr="001E20D3">
        <w:rPr>
          <w:lang w:val="en-US"/>
        </w:rPr>
        <w:t>Table 3</w:t>
      </w:r>
      <w:r w:rsidR="007720EF">
        <w:rPr>
          <w:lang w:val="en-US"/>
        </w:rPr>
        <w:fldChar w:fldCharType="end"/>
      </w:r>
      <w:r w:rsidR="007720EF">
        <w:rPr>
          <w:lang w:val="en-US"/>
        </w:rPr>
        <w:t xml:space="preserve"> shows, this is a minor group but in the last twenty years their number more than doubled, </w:t>
      </w:r>
      <w:r w:rsidR="004710F6">
        <w:rPr>
          <w:lang w:val="en-US"/>
        </w:rPr>
        <w:t>which</w:t>
      </w:r>
      <w:r w:rsidR="007720EF">
        <w:rPr>
          <w:lang w:val="en-US"/>
        </w:rPr>
        <w:t xml:space="preserve"> </w:t>
      </w:r>
      <w:r w:rsidR="00C81862">
        <w:rPr>
          <w:lang w:val="en-US"/>
        </w:rPr>
        <w:t>supports</w:t>
      </w:r>
      <w:r w:rsidR="007720EF">
        <w:rPr>
          <w:lang w:val="en-US"/>
        </w:rPr>
        <w:t xml:space="preserve"> the thesis that rich immigrants lead to an increase </w:t>
      </w:r>
      <w:r w:rsidR="00D8426B">
        <w:rPr>
          <w:lang w:val="en-US"/>
        </w:rPr>
        <w:t>of inequality in recent years.</w:t>
      </w:r>
      <w:r w:rsidR="00F1209C">
        <w:rPr>
          <w:lang w:val="en-US"/>
        </w:rPr>
        <w:t xml:space="preserve"> Inequality </w:t>
      </w:r>
      <w:r w:rsidR="00C81862">
        <w:rPr>
          <w:lang w:val="en-US"/>
        </w:rPr>
        <w:t>also increases</w:t>
      </w:r>
      <w:r w:rsidR="00F1209C">
        <w:rPr>
          <w:lang w:val="en-US"/>
        </w:rPr>
        <w:t xml:space="preserve"> with </w:t>
      </w:r>
      <w:r w:rsidR="00464308">
        <w:rPr>
          <w:lang w:val="en-US"/>
        </w:rPr>
        <w:t>migration</w:t>
      </w:r>
      <w:r w:rsidR="00F1209C">
        <w:rPr>
          <w:lang w:val="en-US"/>
        </w:rPr>
        <w:t xml:space="preserve"> at the lower end of the income distribution. T</w:t>
      </w:r>
      <w:r w:rsidR="00C26CB0">
        <w:rPr>
          <w:lang w:val="en-US"/>
        </w:rPr>
        <w:t>here is a</w:t>
      </w:r>
      <w:r w:rsidR="005F3856">
        <w:rPr>
          <w:lang w:val="en-US"/>
        </w:rPr>
        <w:t xml:space="preserve"> bigger group </w:t>
      </w:r>
      <w:r w:rsidR="00C26CB0">
        <w:rPr>
          <w:lang w:val="en-US"/>
        </w:rPr>
        <w:t xml:space="preserve">of </w:t>
      </w:r>
      <w:r w:rsidR="004710F6">
        <w:rPr>
          <w:lang w:val="en-US"/>
        </w:rPr>
        <w:t xml:space="preserve">other </w:t>
      </w:r>
      <w:r w:rsidR="00C26CB0">
        <w:rPr>
          <w:lang w:val="en-US"/>
        </w:rPr>
        <w:t xml:space="preserve">special cases </w:t>
      </w:r>
      <w:r w:rsidR="005F3856">
        <w:rPr>
          <w:lang w:val="en-US"/>
        </w:rPr>
        <w:t xml:space="preserve">with very diverse constellations. </w:t>
      </w:r>
      <w:r w:rsidR="00DE67DC">
        <w:rPr>
          <w:lang w:val="en-US"/>
        </w:rPr>
        <w:t xml:space="preserve">Common are individuals who </w:t>
      </w:r>
      <w:r w:rsidR="00464308">
        <w:rPr>
          <w:lang w:val="en-US"/>
        </w:rPr>
        <w:t xml:space="preserve">either </w:t>
      </w:r>
      <w:r w:rsidR="00DE67DC">
        <w:rPr>
          <w:lang w:val="en-US"/>
        </w:rPr>
        <w:t xml:space="preserve">moved to or departed from Switzerland and are </w:t>
      </w:r>
      <w:r w:rsidR="00B62D14">
        <w:rPr>
          <w:lang w:val="en-US"/>
        </w:rPr>
        <w:t xml:space="preserve">therefore </w:t>
      </w:r>
      <w:r w:rsidR="00DE67DC">
        <w:rPr>
          <w:lang w:val="en-US"/>
        </w:rPr>
        <w:t>not liable to taxation for a whole year.</w:t>
      </w:r>
      <w:r w:rsidR="00C26CB0">
        <w:rPr>
          <w:lang w:val="en-US"/>
        </w:rPr>
        <w:t xml:space="preserve"> Their income in Switzerland gets extrapolated to a 12 month income. Therefore</w:t>
      </w:r>
      <w:r w:rsidR="00B62D14">
        <w:rPr>
          <w:lang w:val="en-US"/>
        </w:rPr>
        <w:t>,</w:t>
      </w:r>
      <w:r w:rsidR="00C26CB0">
        <w:rPr>
          <w:lang w:val="en-US"/>
        </w:rPr>
        <w:t xml:space="preserve"> their incomes should not be artificially low. Other</w:t>
      </w:r>
      <w:r w:rsidR="00DE67DC">
        <w:rPr>
          <w:lang w:val="en-US"/>
        </w:rPr>
        <w:t xml:space="preserve"> </w:t>
      </w:r>
      <w:r w:rsidR="00C26CB0">
        <w:rPr>
          <w:lang w:val="en-US"/>
        </w:rPr>
        <w:t>s</w:t>
      </w:r>
      <w:r w:rsidR="005F3856">
        <w:rPr>
          <w:lang w:val="en-US"/>
        </w:rPr>
        <w:t xml:space="preserve">pecial cases </w:t>
      </w:r>
      <w:r w:rsidR="00C26CB0">
        <w:rPr>
          <w:lang w:val="en-US"/>
        </w:rPr>
        <w:t xml:space="preserve">are </w:t>
      </w:r>
      <w:r w:rsidR="00DE67DC">
        <w:rPr>
          <w:lang w:val="en-US"/>
        </w:rPr>
        <w:t xml:space="preserve">natives with foreign incomes or foreigners with </w:t>
      </w:r>
      <w:r w:rsidR="00C26CB0">
        <w:rPr>
          <w:lang w:val="en-US"/>
        </w:rPr>
        <w:t>income in</w:t>
      </w:r>
      <w:r w:rsidR="00DE67DC">
        <w:rPr>
          <w:lang w:val="en-US"/>
        </w:rPr>
        <w:t xml:space="preserve"> Switzerland</w:t>
      </w:r>
      <w:r w:rsidR="00C26CB0">
        <w:rPr>
          <w:lang w:val="en-US"/>
        </w:rPr>
        <w:t xml:space="preserve">. Their incomes too represent their true economic situation as taxes are calculated on the base of the incomes they generated in- and outside of Switzerland. </w:t>
      </w:r>
      <w:r w:rsidR="00F1209C">
        <w:rPr>
          <w:lang w:val="en-US"/>
        </w:rPr>
        <w:t>Lastly</w:t>
      </w:r>
      <w:r w:rsidR="00B62D14">
        <w:rPr>
          <w:lang w:val="en-US"/>
        </w:rPr>
        <w:t>,</w:t>
      </w:r>
      <w:r w:rsidR="00F1209C">
        <w:rPr>
          <w:lang w:val="en-US"/>
        </w:rPr>
        <w:t xml:space="preserve"> foreigners are liable to taxes if they own business</w:t>
      </w:r>
      <w:r w:rsidR="00464308">
        <w:rPr>
          <w:lang w:val="en-US"/>
        </w:rPr>
        <w:t xml:space="preserve"> </w:t>
      </w:r>
      <w:r w:rsidR="00F1209C" w:rsidRPr="00F1209C">
        <w:rPr>
          <w:lang w:val="en-US"/>
        </w:rPr>
        <w:t>establishments</w:t>
      </w:r>
      <w:r w:rsidR="00F1209C">
        <w:rPr>
          <w:lang w:val="en-US"/>
        </w:rPr>
        <w:t xml:space="preserve"> or property</w:t>
      </w:r>
      <w:r w:rsidR="00C26CB0">
        <w:rPr>
          <w:lang w:val="en-US"/>
        </w:rPr>
        <w:t xml:space="preserve"> </w:t>
      </w:r>
      <w:r w:rsidR="00F1209C">
        <w:rPr>
          <w:lang w:val="en-US"/>
        </w:rPr>
        <w:t>in Switzerland. Because these persons only have</w:t>
      </w:r>
      <w:r w:rsidR="00881D6F">
        <w:rPr>
          <w:lang w:val="en-US"/>
        </w:rPr>
        <w:t xml:space="preserve"> to</w:t>
      </w:r>
      <w:r w:rsidR="00F1209C">
        <w:rPr>
          <w:lang w:val="en-US"/>
        </w:rPr>
        <w:t xml:space="preserve"> pay taxes for incomes gained in Switzerland, they have lower incomes because of technical reasons. </w:t>
      </w:r>
    </w:p>
    <w:p w14:paraId="193D888A" w14:textId="77777777" w:rsidR="00F1209C" w:rsidRDefault="00F1209C" w:rsidP="00F1209C">
      <w:pPr>
        <w:rPr>
          <w:lang w:val="en-US"/>
        </w:rPr>
      </w:pPr>
    </w:p>
    <w:p w14:paraId="79D5950E" w14:textId="47FB7A9B" w:rsidR="00455C52" w:rsidDel="00DD3B11" w:rsidRDefault="00455C52" w:rsidP="00497AAC">
      <w:pPr>
        <w:rPr>
          <w:del w:id="226" w:author="Hümbelin Oliver" w:date="2015-04-20T20:09:00Z"/>
          <w:lang w:val="en-US"/>
        </w:rPr>
      </w:pPr>
    </w:p>
    <w:p w14:paraId="497342D6" w14:textId="6729C1C4" w:rsidR="00A91FC0" w:rsidDel="00DD3B11" w:rsidRDefault="00A91FC0" w:rsidP="00497AAC">
      <w:pPr>
        <w:rPr>
          <w:del w:id="227" w:author="Hümbelin Oliver" w:date="2015-04-20T20:09:00Z"/>
          <w:lang w:val="en-US"/>
        </w:rPr>
      </w:pPr>
    </w:p>
    <w:p w14:paraId="65D7D8C4" w14:textId="77777777" w:rsidR="00A91FC0" w:rsidRDefault="00A91FC0" w:rsidP="00497AAC">
      <w:pPr>
        <w:rPr>
          <w:lang w:val="en-US"/>
        </w:rPr>
      </w:pPr>
    </w:p>
    <w:p w14:paraId="24A3CCEB" w14:textId="77777777" w:rsidR="00A91FC0" w:rsidRDefault="00A91FC0" w:rsidP="00497AAC">
      <w:pPr>
        <w:rPr>
          <w:lang w:val="en-US"/>
        </w:rPr>
      </w:pPr>
    </w:p>
    <w:p w14:paraId="58DAF63F" w14:textId="77777777" w:rsidR="00676EE6" w:rsidRPr="008D0864" w:rsidRDefault="00676EE6" w:rsidP="00676EE6">
      <w:pPr>
        <w:pStyle w:val="Caption"/>
        <w:rPr>
          <w:sz w:val="24"/>
          <w:szCs w:val="24"/>
          <w:lang w:val="en-US"/>
        </w:rPr>
      </w:pPr>
      <w:bookmarkStart w:id="228" w:name="_Ref408824189"/>
      <w:bookmarkStart w:id="229" w:name="_Ref408824184"/>
      <w:r w:rsidRPr="008D0864">
        <w:rPr>
          <w:sz w:val="24"/>
          <w:szCs w:val="24"/>
          <w:lang w:val="en-US"/>
        </w:rPr>
        <w:t xml:space="preserve">Table </w:t>
      </w:r>
      <w:r w:rsidRPr="008D0864">
        <w:rPr>
          <w:sz w:val="24"/>
          <w:szCs w:val="24"/>
          <w:lang w:val="en-US"/>
        </w:rPr>
        <w:fldChar w:fldCharType="begin"/>
      </w:r>
      <w:r w:rsidRPr="008D0864">
        <w:rPr>
          <w:sz w:val="24"/>
          <w:szCs w:val="24"/>
          <w:lang w:val="en-US"/>
        </w:rPr>
        <w:instrText xml:space="preserve"> SEQ Table \* ARABIC </w:instrText>
      </w:r>
      <w:r w:rsidRPr="008D0864">
        <w:rPr>
          <w:sz w:val="24"/>
          <w:szCs w:val="24"/>
          <w:lang w:val="en-US"/>
        </w:rPr>
        <w:fldChar w:fldCharType="separate"/>
      </w:r>
      <w:r w:rsidR="00B748B5">
        <w:rPr>
          <w:noProof/>
          <w:sz w:val="24"/>
          <w:szCs w:val="24"/>
          <w:lang w:val="en-US"/>
        </w:rPr>
        <w:t>3</w:t>
      </w:r>
      <w:r w:rsidRPr="008D0864">
        <w:rPr>
          <w:sz w:val="24"/>
          <w:szCs w:val="24"/>
          <w:lang w:val="en-US"/>
        </w:rPr>
        <w:fldChar w:fldCharType="end"/>
      </w:r>
      <w:bookmarkEnd w:id="228"/>
      <w:r>
        <w:rPr>
          <w:sz w:val="24"/>
          <w:szCs w:val="24"/>
          <w:lang w:val="en-US"/>
        </w:rPr>
        <w:t>: Numbers of taxed normal and special cases 1993/1994 and 2011</w:t>
      </w:r>
      <w:bookmarkEnd w:id="229"/>
    </w:p>
    <w:tbl>
      <w:tblPr>
        <w:tblW w:w="6440" w:type="dxa"/>
        <w:tblInd w:w="93" w:type="dxa"/>
        <w:tblLook w:val="04A0" w:firstRow="1" w:lastRow="0" w:firstColumn="1" w:lastColumn="0" w:noHBand="0" w:noVBand="1"/>
      </w:tblPr>
      <w:tblGrid>
        <w:gridCol w:w="2000"/>
        <w:gridCol w:w="1398"/>
        <w:gridCol w:w="842"/>
        <w:gridCol w:w="1373"/>
        <w:gridCol w:w="827"/>
      </w:tblGrid>
      <w:tr w:rsidR="00676EE6" w:rsidRPr="00676EE6" w14:paraId="6DD7966B" w14:textId="77777777" w:rsidTr="009B7C2F">
        <w:trPr>
          <w:trHeight w:val="270"/>
        </w:trPr>
        <w:tc>
          <w:tcPr>
            <w:tcW w:w="2000" w:type="dxa"/>
            <w:tcBorders>
              <w:top w:val="double" w:sz="4" w:space="0" w:color="auto"/>
              <w:left w:val="nil"/>
              <w:bottom w:val="nil"/>
              <w:right w:val="nil"/>
            </w:tcBorders>
            <w:shd w:val="clear" w:color="auto" w:fill="auto"/>
            <w:noWrap/>
            <w:vAlign w:val="bottom"/>
            <w:hideMark/>
          </w:tcPr>
          <w:p w14:paraId="6325A86D" w14:textId="77777777" w:rsidR="00676EE6" w:rsidRPr="00676EE6" w:rsidRDefault="00676EE6" w:rsidP="009B7C2F">
            <w:pPr>
              <w:spacing w:line="240" w:lineRule="auto"/>
              <w:rPr>
                <w:rFonts w:eastAsia="Times New Roman"/>
                <w:color w:val="000000"/>
                <w:szCs w:val="19"/>
                <w:lang w:val="en-US"/>
              </w:rPr>
            </w:pPr>
          </w:p>
        </w:tc>
        <w:tc>
          <w:tcPr>
            <w:tcW w:w="2240" w:type="dxa"/>
            <w:gridSpan w:val="2"/>
            <w:tcBorders>
              <w:top w:val="double" w:sz="4" w:space="0" w:color="auto"/>
              <w:left w:val="nil"/>
              <w:bottom w:val="nil"/>
              <w:right w:val="nil"/>
            </w:tcBorders>
            <w:shd w:val="clear" w:color="auto" w:fill="auto"/>
            <w:noWrap/>
            <w:vAlign w:val="bottom"/>
            <w:hideMark/>
          </w:tcPr>
          <w:p w14:paraId="36BB39C3" w14:textId="77777777" w:rsidR="00676EE6" w:rsidRPr="00676EE6" w:rsidRDefault="00676EE6" w:rsidP="009B7C2F">
            <w:pPr>
              <w:spacing w:line="240" w:lineRule="auto"/>
              <w:jc w:val="center"/>
              <w:rPr>
                <w:rFonts w:eastAsia="Times New Roman"/>
                <w:color w:val="000000"/>
                <w:szCs w:val="19"/>
                <w:lang w:val="en-US"/>
              </w:rPr>
            </w:pPr>
            <w:r w:rsidRPr="00676EE6">
              <w:rPr>
                <w:rFonts w:eastAsia="Times New Roman"/>
                <w:color w:val="000000"/>
                <w:szCs w:val="19"/>
                <w:lang w:val="en-US"/>
              </w:rPr>
              <w:t>1993/1994</w:t>
            </w:r>
          </w:p>
        </w:tc>
        <w:tc>
          <w:tcPr>
            <w:tcW w:w="2200" w:type="dxa"/>
            <w:gridSpan w:val="2"/>
            <w:tcBorders>
              <w:top w:val="double" w:sz="4" w:space="0" w:color="auto"/>
              <w:left w:val="nil"/>
              <w:bottom w:val="nil"/>
              <w:right w:val="nil"/>
            </w:tcBorders>
            <w:shd w:val="clear" w:color="auto" w:fill="auto"/>
            <w:noWrap/>
            <w:vAlign w:val="bottom"/>
            <w:hideMark/>
          </w:tcPr>
          <w:p w14:paraId="47A3B15A" w14:textId="77777777" w:rsidR="00676EE6" w:rsidRPr="00676EE6" w:rsidRDefault="00676EE6" w:rsidP="009B7C2F">
            <w:pPr>
              <w:spacing w:line="240" w:lineRule="auto"/>
              <w:jc w:val="center"/>
              <w:rPr>
                <w:rFonts w:eastAsia="Times New Roman"/>
                <w:color w:val="000000"/>
                <w:szCs w:val="19"/>
                <w:lang w:val="en-US"/>
              </w:rPr>
            </w:pPr>
            <w:r w:rsidRPr="00676EE6">
              <w:rPr>
                <w:rFonts w:eastAsia="Times New Roman"/>
                <w:color w:val="000000"/>
                <w:szCs w:val="19"/>
                <w:lang w:val="en-US"/>
              </w:rPr>
              <w:t>2011</w:t>
            </w:r>
          </w:p>
        </w:tc>
      </w:tr>
      <w:tr w:rsidR="00676EE6" w:rsidRPr="00676EE6" w14:paraId="5ED0C965" w14:textId="77777777" w:rsidTr="009B7C2F">
        <w:trPr>
          <w:trHeight w:val="255"/>
        </w:trPr>
        <w:tc>
          <w:tcPr>
            <w:tcW w:w="2000" w:type="dxa"/>
            <w:tcBorders>
              <w:top w:val="nil"/>
              <w:left w:val="nil"/>
              <w:bottom w:val="single" w:sz="4" w:space="0" w:color="auto"/>
              <w:right w:val="nil"/>
            </w:tcBorders>
            <w:shd w:val="clear" w:color="auto" w:fill="auto"/>
            <w:noWrap/>
            <w:vAlign w:val="bottom"/>
            <w:hideMark/>
          </w:tcPr>
          <w:p w14:paraId="02B28714" w14:textId="77777777" w:rsidR="00676EE6" w:rsidRPr="00676EE6" w:rsidRDefault="00676EE6" w:rsidP="009B7C2F">
            <w:pPr>
              <w:spacing w:line="240" w:lineRule="auto"/>
              <w:rPr>
                <w:rFonts w:eastAsia="Times New Roman"/>
                <w:color w:val="000000"/>
                <w:szCs w:val="19"/>
                <w:lang w:val="en-US"/>
              </w:rPr>
            </w:pPr>
            <w:r w:rsidRPr="00676EE6">
              <w:rPr>
                <w:rFonts w:eastAsia="Times New Roman"/>
                <w:color w:val="000000"/>
                <w:szCs w:val="19"/>
                <w:lang w:val="en-US"/>
              </w:rPr>
              <w:t> </w:t>
            </w:r>
          </w:p>
        </w:tc>
        <w:tc>
          <w:tcPr>
            <w:tcW w:w="1398" w:type="dxa"/>
            <w:tcBorders>
              <w:top w:val="nil"/>
              <w:left w:val="nil"/>
              <w:bottom w:val="single" w:sz="4" w:space="0" w:color="auto"/>
              <w:right w:val="nil"/>
            </w:tcBorders>
            <w:shd w:val="clear" w:color="auto" w:fill="auto"/>
            <w:noWrap/>
            <w:vAlign w:val="bottom"/>
            <w:hideMark/>
          </w:tcPr>
          <w:p w14:paraId="15F4B5A7" w14:textId="77777777" w:rsidR="00676EE6" w:rsidRPr="00676EE6" w:rsidRDefault="00676EE6" w:rsidP="009B7C2F">
            <w:pPr>
              <w:spacing w:line="240" w:lineRule="auto"/>
              <w:jc w:val="center"/>
              <w:rPr>
                <w:rFonts w:eastAsia="Times New Roman"/>
                <w:color w:val="000000"/>
                <w:szCs w:val="19"/>
                <w:lang w:val="en-US"/>
              </w:rPr>
            </w:pPr>
            <w:r w:rsidRPr="00676EE6">
              <w:rPr>
                <w:rFonts w:eastAsia="Times New Roman"/>
                <w:color w:val="000000"/>
                <w:szCs w:val="19"/>
                <w:lang w:val="en-US"/>
              </w:rPr>
              <w:t>abs.</w:t>
            </w:r>
          </w:p>
        </w:tc>
        <w:tc>
          <w:tcPr>
            <w:tcW w:w="842" w:type="dxa"/>
            <w:tcBorders>
              <w:top w:val="nil"/>
              <w:left w:val="nil"/>
              <w:bottom w:val="single" w:sz="4" w:space="0" w:color="auto"/>
              <w:right w:val="nil"/>
            </w:tcBorders>
            <w:shd w:val="clear" w:color="auto" w:fill="auto"/>
            <w:noWrap/>
            <w:vAlign w:val="bottom"/>
            <w:hideMark/>
          </w:tcPr>
          <w:p w14:paraId="67E981AA" w14:textId="77777777" w:rsidR="00676EE6" w:rsidRPr="00676EE6" w:rsidRDefault="00676EE6" w:rsidP="009B7C2F">
            <w:pPr>
              <w:spacing w:line="240" w:lineRule="auto"/>
              <w:jc w:val="center"/>
              <w:rPr>
                <w:rFonts w:eastAsia="Times New Roman"/>
                <w:color w:val="000000"/>
                <w:szCs w:val="19"/>
                <w:lang w:val="en-US"/>
              </w:rPr>
            </w:pPr>
            <w:r w:rsidRPr="00676EE6">
              <w:rPr>
                <w:rFonts w:eastAsia="Times New Roman"/>
                <w:color w:val="000000"/>
                <w:szCs w:val="19"/>
                <w:lang w:val="en-US"/>
              </w:rPr>
              <w:t>%</w:t>
            </w:r>
          </w:p>
        </w:tc>
        <w:tc>
          <w:tcPr>
            <w:tcW w:w="1373" w:type="dxa"/>
            <w:tcBorders>
              <w:top w:val="nil"/>
              <w:left w:val="nil"/>
              <w:bottom w:val="single" w:sz="4" w:space="0" w:color="auto"/>
              <w:right w:val="nil"/>
            </w:tcBorders>
            <w:shd w:val="clear" w:color="auto" w:fill="auto"/>
            <w:noWrap/>
            <w:vAlign w:val="bottom"/>
            <w:hideMark/>
          </w:tcPr>
          <w:p w14:paraId="042037DE" w14:textId="77777777" w:rsidR="00676EE6" w:rsidRPr="00676EE6" w:rsidRDefault="00676EE6" w:rsidP="009B7C2F">
            <w:pPr>
              <w:spacing w:line="240" w:lineRule="auto"/>
              <w:jc w:val="center"/>
              <w:rPr>
                <w:rFonts w:eastAsia="Times New Roman"/>
                <w:color w:val="000000"/>
                <w:szCs w:val="19"/>
                <w:lang w:val="en-US"/>
              </w:rPr>
            </w:pPr>
            <w:r w:rsidRPr="00676EE6">
              <w:rPr>
                <w:rFonts w:eastAsia="Times New Roman"/>
                <w:color w:val="000000"/>
                <w:szCs w:val="19"/>
                <w:lang w:val="en-US"/>
              </w:rPr>
              <w:t>abs.</w:t>
            </w:r>
          </w:p>
        </w:tc>
        <w:tc>
          <w:tcPr>
            <w:tcW w:w="827" w:type="dxa"/>
            <w:tcBorders>
              <w:top w:val="nil"/>
              <w:left w:val="nil"/>
              <w:bottom w:val="single" w:sz="4" w:space="0" w:color="auto"/>
              <w:right w:val="nil"/>
            </w:tcBorders>
            <w:shd w:val="clear" w:color="auto" w:fill="auto"/>
            <w:noWrap/>
            <w:vAlign w:val="bottom"/>
            <w:hideMark/>
          </w:tcPr>
          <w:p w14:paraId="630C02B5" w14:textId="77777777" w:rsidR="00676EE6" w:rsidRPr="00676EE6" w:rsidRDefault="00676EE6" w:rsidP="009B7C2F">
            <w:pPr>
              <w:spacing w:line="240" w:lineRule="auto"/>
              <w:jc w:val="center"/>
              <w:rPr>
                <w:rFonts w:eastAsia="Times New Roman"/>
                <w:color w:val="000000"/>
                <w:szCs w:val="19"/>
                <w:lang w:val="en-US"/>
              </w:rPr>
            </w:pPr>
            <w:r w:rsidRPr="00676EE6">
              <w:rPr>
                <w:rFonts w:eastAsia="Times New Roman"/>
                <w:color w:val="000000"/>
                <w:szCs w:val="19"/>
                <w:lang w:val="en-US"/>
              </w:rPr>
              <w:t>%</w:t>
            </w:r>
          </w:p>
        </w:tc>
      </w:tr>
      <w:tr w:rsidR="00676EE6" w:rsidRPr="00676EE6" w14:paraId="56AE7F09" w14:textId="77777777" w:rsidTr="009B7C2F">
        <w:trPr>
          <w:trHeight w:val="450"/>
        </w:trPr>
        <w:tc>
          <w:tcPr>
            <w:tcW w:w="2000" w:type="dxa"/>
            <w:tcBorders>
              <w:top w:val="nil"/>
              <w:left w:val="nil"/>
              <w:bottom w:val="nil"/>
              <w:right w:val="nil"/>
            </w:tcBorders>
            <w:shd w:val="clear" w:color="auto" w:fill="auto"/>
            <w:vAlign w:val="center"/>
            <w:hideMark/>
          </w:tcPr>
          <w:p w14:paraId="0ACB1A43" w14:textId="77777777" w:rsidR="00676EE6" w:rsidRPr="00676EE6" w:rsidRDefault="00676EE6" w:rsidP="009B7C2F">
            <w:pPr>
              <w:spacing w:line="240" w:lineRule="auto"/>
              <w:jc w:val="center"/>
              <w:rPr>
                <w:rFonts w:eastAsia="Times New Roman"/>
                <w:color w:val="000000"/>
                <w:szCs w:val="19"/>
                <w:lang w:val="en-US"/>
              </w:rPr>
            </w:pPr>
            <w:r w:rsidRPr="00676EE6">
              <w:rPr>
                <w:rFonts w:eastAsia="Times New Roman"/>
                <w:color w:val="000000"/>
                <w:szCs w:val="19"/>
                <w:lang w:val="en-US"/>
              </w:rPr>
              <w:t>normal cases</w:t>
            </w:r>
          </w:p>
        </w:tc>
        <w:tc>
          <w:tcPr>
            <w:tcW w:w="1398" w:type="dxa"/>
            <w:tcBorders>
              <w:top w:val="nil"/>
              <w:left w:val="single" w:sz="4" w:space="0" w:color="C0C0C0"/>
              <w:bottom w:val="nil"/>
              <w:right w:val="single" w:sz="4" w:space="0" w:color="C0C0C0"/>
            </w:tcBorders>
            <w:shd w:val="clear" w:color="000000" w:fill="FFFFFF"/>
            <w:noWrap/>
            <w:vAlign w:val="center"/>
            <w:hideMark/>
          </w:tcPr>
          <w:p w14:paraId="2CBB2567" w14:textId="77777777" w:rsidR="00676EE6" w:rsidRPr="00676EE6" w:rsidRDefault="00676EE6" w:rsidP="009B7C2F">
            <w:pPr>
              <w:spacing w:line="240" w:lineRule="auto"/>
              <w:jc w:val="center"/>
              <w:rPr>
                <w:rFonts w:eastAsia="Times New Roman"/>
                <w:color w:val="000000"/>
                <w:szCs w:val="19"/>
                <w:lang w:val="en-US"/>
              </w:rPr>
            </w:pPr>
            <w:r w:rsidRPr="00676EE6">
              <w:rPr>
                <w:rFonts w:eastAsia="Times New Roman"/>
                <w:color w:val="000000"/>
                <w:szCs w:val="19"/>
                <w:lang w:val="en-US"/>
              </w:rPr>
              <w:t xml:space="preserve">2'762'419  </w:t>
            </w:r>
          </w:p>
        </w:tc>
        <w:tc>
          <w:tcPr>
            <w:tcW w:w="842" w:type="dxa"/>
            <w:tcBorders>
              <w:top w:val="nil"/>
              <w:left w:val="nil"/>
              <w:bottom w:val="nil"/>
              <w:right w:val="nil"/>
            </w:tcBorders>
            <w:shd w:val="clear" w:color="auto" w:fill="auto"/>
            <w:noWrap/>
            <w:vAlign w:val="center"/>
            <w:hideMark/>
          </w:tcPr>
          <w:p w14:paraId="2296A893" w14:textId="77777777" w:rsidR="00676EE6" w:rsidRPr="00676EE6" w:rsidRDefault="00676EE6" w:rsidP="009B7C2F">
            <w:pPr>
              <w:spacing w:line="240" w:lineRule="auto"/>
              <w:jc w:val="center"/>
              <w:rPr>
                <w:rFonts w:eastAsia="Times New Roman"/>
                <w:color w:val="000000"/>
                <w:szCs w:val="19"/>
                <w:lang w:val="en-US"/>
              </w:rPr>
            </w:pPr>
            <w:r w:rsidRPr="00676EE6">
              <w:rPr>
                <w:rFonts w:eastAsia="Times New Roman"/>
                <w:color w:val="000000"/>
                <w:szCs w:val="19"/>
                <w:lang w:val="en-US"/>
              </w:rPr>
              <w:t>84.4%</w:t>
            </w:r>
          </w:p>
        </w:tc>
        <w:tc>
          <w:tcPr>
            <w:tcW w:w="1373" w:type="dxa"/>
            <w:tcBorders>
              <w:top w:val="nil"/>
              <w:left w:val="single" w:sz="4" w:space="0" w:color="C0C0C0"/>
              <w:bottom w:val="nil"/>
              <w:right w:val="single" w:sz="4" w:space="0" w:color="C0C0C0"/>
            </w:tcBorders>
            <w:shd w:val="clear" w:color="000000" w:fill="FFFFFF"/>
            <w:noWrap/>
            <w:vAlign w:val="center"/>
            <w:hideMark/>
          </w:tcPr>
          <w:p w14:paraId="08CDE62C" w14:textId="77777777" w:rsidR="00676EE6" w:rsidRPr="00676EE6" w:rsidRDefault="00676EE6" w:rsidP="009B7C2F">
            <w:pPr>
              <w:spacing w:line="240" w:lineRule="auto"/>
              <w:jc w:val="center"/>
              <w:rPr>
                <w:rFonts w:eastAsia="Times New Roman"/>
                <w:color w:val="000000"/>
                <w:szCs w:val="19"/>
                <w:lang w:val="en-US"/>
              </w:rPr>
            </w:pPr>
            <w:r w:rsidRPr="00676EE6">
              <w:rPr>
                <w:rFonts w:eastAsia="Times New Roman"/>
                <w:color w:val="000000"/>
                <w:szCs w:val="19"/>
                <w:lang w:val="en-US"/>
              </w:rPr>
              <w:t xml:space="preserve">3'152'002  </w:t>
            </w:r>
          </w:p>
        </w:tc>
        <w:tc>
          <w:tcPr>
            <w:tcW w:w="827" w:type="dxa"/>
            <w:tcBorders>
              <w:top w:val="nil"/>
              <w:left w:val="nil"/>
              <w:bottom w:val="nil"/>
              <w:right w:val="nil"/>
            </w:tcBorders>
            <w:shd w:val="clear" w:color="auto" w:fill="auto"/>
            <w:noWrap/>
            <w:vAlign w:val="center"/>
            <w:hideMark/>
          </w:tcPr>
          <w:p w14:paraId="5E03E67F" w14:textId="77777777" w:rsidR="00676EE6" w:rsidRPr="00676EE6" w:rsidRDefault="00676EE6" w:rsidP="009B7C2F">
            <w:pPr>
              <w:spacing w:line="240" w:lineRule="auto"/>
              <w:jc w:val="center"/>
              <w:rPr>
                <w:rFonts w:eastAsia="Times New Roman"/>
                <w:color w:val="000000"/>
                <w:szCs w:val="19"/>
                <w:lang w:val="en-US"/>
              </w:rPr>
            </w:pPr>
            <w:r w:rsidRPr="00676EE6">
              <w:rPr>
                <w:rFonts w:eastAsia="Times New Roman"/>
                <w:color w:val="000000"/>
                <w:szCs w:val="19"/>
                <w:lang w:val="en-US"/>
              </w:rPr>
              <w:t>92.0%</w:t>
            </w:r>
          </w:p>
        </w:tc>
      </w:tr>
      <w:tr w:rsidR="00676EE6" w:rsidRPr="00676EE6" w14:paraId="6603F6B4" w14:textId="77777777" w:rsidTr="009B7C2F">
        <w:trPr>
          <w:trHeight w:val="450"/>
        </w:trPr>
        <w:tc>
          <w:tcPr>
            <w:tcW w:w="2000" w:type="dxa"/>
            <w:tcBorders>
              <w:top w:val="nil"/>
              <w:left w:val="nil"/>
              <w:bottom w:val="nil"/>
              <w:right w:val="nil"/>
            </w:tcBorders>
            <w:shd w:val="clear" w:color="auto" w:fill="auto"/>
            <w:vAlign w:val="center"/>
            <w:hideMark/>
          </w:tcPr>
          <w:p w14:paraId="7F4C617E" w14:textId="77777777" w:rsidR="00676EE6" w:rsidRPr="00676EE6" w:rsidRDefault="00676EE6" w:rsidP="009B7C2F">
            <w:pPr>
              <w:spacing w:line="240" w:lineRule="auto"/>
              <w:jc w:val="center"/>
              <w:rPr>
                <w:rFonts w:eastAsia="Times New Roman"/>
                <w:color w:val="000000"/>
                <w:szCs w:val="19"/>
                <w:lang w:val="en-US"/>
              </w:rPr>
            </w:pPr>
            <w:r w:rsidRPr="00676EE6">
              <w:rPr>
                <w:rFonts w:eastAsia="Times New Roman"/>
                <w:color w:val="000000"/>
                <w:szCs w:val="19"/>
                <w:lang w:val="en-US"/>
              </w:rPr>
              <w:t>taxed according to expenditures</w:t>
            </w:r>
          </w:p>
        </w:tc>
        <w:tc>
          <w:tcPr>
            <w:tcW w:w="1398" w:type="dxa"/>
            <w:tcBorders>
              <w:top w:val="nil"/>
              <w:left w:val="single" w:sz="4" w:space="0" w:color="C0C0C0"/>
              <w:bottom w:val="nil"/>
              <w:right w:val="single" w:sz="4" w:space="0" w:color="C0C0C0"/>
            </w:tcBorders>
            <w:shd w:val="clear" w:color="000000" w:fill="FFFFFF"/>
            <w:noWrap/>
            <w:vAlign w:val="center"/>
            <w:hideMark/>
          </w:tcPr>
          <w:p w14:paraId="30452E30" w14:textId="77777777" w:rsidR="00676EE6" w:rsidRPr="00676EE6" w:rsidRDefault="00676EE6" w:rsidP="009B7C2F">
            <w:pPr>
              <w:spacing w:line="240" w:lineRule="auto"/>
              <w:jc w:val="center"/>
              <w:rPr>
                <w:rFonts w:eastAsia="Times New Roman"/>
                <w:color w:val="000000"/>
                <w:szCs w:val="19"/>
                <w:lang w:val="en-US"/>
              </w:rPr>
            </w:pPr>
            <w:r w:rsidRPr="00676EE6">
              <w:rPr>
                <w:rFonts w:eastAsia="Times New Roman"/>
                <w:color w:val="000000"/>
                <w:szCs w:val="19"/>
                <w:lang w:val="en-US"/>
              </w:rPr>
              <w:t xml:space="preserve">2'730  </w:t>
            </w:r>
          </w:p>
        </w:tc>
        <w:tc>
          <w:tcPr>
            <w:tcW w:w="842" w:type="dxa"/>
            <w:tcBorders>
              <w:top w:val="nil"/>
              <w:left w:val="nil"/>
              <w:bottom w:val="nil"/>
              <w:right w:val="nil"/>
            </w:tcBorders>
            <w:shd w:val="clear" w:color="auto" w:fill="auto"/>
            <w:noWrap/>
            <w:vAlign w:val="center"/>
            <w:hideMark/>
          </w:tcPr>
          <w:p w14:paraId="6909B43D" w14:textId="77777777" w:rsidR="00676EE6" w:rsidRPr="00676EE6" w:rsidRDefault="00676EE6" w:rsidP="009B7C2F">
            <w:pPr>
              <w:spacing w:line="240" w:lineRule="auto"/>
              <w:jc w:val="center"/>
              <w:rPr>
                <w:rFonts w:eastAsia="Times New Roman"/>
                <w:color w:val="000000"/>
                <w:szCs w:val="19"/>
                <w:lang w:val="en-US"/>
              </w:rPr>
            </w:pPr>
            <w:r w:rsidRPr="00676EE6">
              <w:rPr>
                <w:rFonts w:eastAsia="Times New Roman"/>
                <w:color w:val="000000"/>
                <w:szCs w:val="19"/>
                <w:lang w:val="en-US"/>
              </w:rPr>
              <w:t>0.1%</w:t>
            </w:r>
          </w:p>
        </w:tc>
        <w:tc>
          <w:tcPr>
            <w:tcW w:w="1373" w:type="dxa"/>
            <w:tcBorders>
              <w:top w:val="nil"/>
              <w:left w:val="single" w:sz="4" w:space="0" w:color="C0C0C0"/>
              <w:bottom w:val="nil"/>
              <w:right w:val="single" w:sz="4" w:space="0" w:color="C0C0C0"/>
            </w:tcBorders>
            <w:shd w:val="clear" w:color="000000" w:fill="FFFFFF"/>
            <w:noWrap/>
            <w:vAlign w:val="center"/>
            <w:hideMark/>
          </w:tcPr>
          <w:p w14:paraId="345468F8" w14:textId="77777777" w:rsidR="00676EE6" w:rsidRPr="00676EE6" w:rsidRDefault="00676EE6" w:rsidP="009B7C2F">
            <w:pPr>
              <w:spacing w:line="240" w:lineRule="auto"/>
              <w:jc w:val="center"/>
              <w:rPr>
                <w:rFonts w:eastAsia="Times New Roman"/>
                <w:color w:val="000000"/>
                <w:szCs w:val="19"/>
                <w:lang w:val="en-US"/>
              </w:rPr>
            </w:pPr>
            <w:r w:rsidRPr="00676EE6">
              <w:rPr>
                <w:rFonts w:eastAsia="Times New Roman"/>
                <w:color w:val="000000"/>
                <w:szCs w:val="19"/>
                <w:lang w:val="en-US"/>
              </w:rPr>
              <w:t xml:space="preserve">5'530  </w:t>
            </w:r>
          </w:p>
        </w:tc>
        <w:tc>
          <w:tcPr>
            <w:tcW w:w="827" w:type="dxa"/>
            <w:tcBorders>
              <w:top w:val="nil"/>
              <w:left w:val="nil"/>
              <w:bottom w:val="nil"/>
              <w:right w:val="nil"/>
            </w:tcBorders>
            <w:shd w:val="clear" w:color="auto" w:fill="auto"/>
            <w:noWrap/>
            <w:vAlign w:val="center"/>
            <w:hideMark/>
          </w:tcPr>
          <w:p w14:paraId="254BBFA6" w14:textId="77777777" w:rsidR="00676EE6" w:rsidRPr="00676EE6" w:rsidRDefault="00676EE6" w:rsidP="009B7C2F">
            <w:pPr>
              <w:spacing w:line="240" w:lineRule="auto"/>
              <w:jc w:val="center"/>
              <w:rPr>
                <w:rFonts w:eastAsia="Times New Roman"/>
                <w:color w:val="000000"/>
                <w:szCs w:val="19"/>
                <w:lang w:val="en-US"/>
              </w:rPr>
            </w:pPr>
            <w:r w:rsidRPr="00676EE6">
              <w:rPr>
                <w:rFonts w:eastAsia="Times New Roman"/>
                <w:color w:val="000000"/>
                <w:szCs w:val="19"/>
                <w:lang w:val="en-US"/>
              </w:rPr>
              <w:t>0.2%</w:t>
            </w:r>
          </w:p>
        </w:tc>
      </w:tr>
      <w:tr w:rsidR="00676EE6" w:rsidRPr="00676EE6" w14:paraId="63D24B83" w14:textId="77777777" w:rsidTr="009B7C2F">
        <w:trPr>
          <w:trHeight w:val="450"/>
        </w:trPr>
        <w:tc>
          <w:tcPr>
            <w:tcW w:w="2000" w:type="dxa"/>
            <w:tcBorders>
              <w:top w:val="nil"/>
              <w:left w:val="nil"/>
              <w:bottom w:val="single" w:sz="4" w:space="0" w:color="auto"/>
              <w:right w:val="nil"/>
            </w:tcBorders>
            <w:shd w:val="clear" w:color="auto" w:fill="auto"/>
            <w:vAlign w:val="center"/>
            <w:hideMark/>
          </w:tcPr>
          <w:p w14:paraId="411C4875" w14:textId="77777777" w:rsidR="00676EE6" w:rsidRPr="00676EE6" w:rsidRDefault="00676EE6" w:rsidP="009B7C2F">
            <w:pPr>
              <w:spacing w:line="240" w:lineRule="auto"/>
              <w:jc w:val="center"/>
              <w:rPr>
                <w:rFonts w:eastAsia="Times New Roman"/>
                <w:color w:val="000000"/>
                <w:szCs w:val="19"/>
                <w:lang w:val="en-US"/>
              </w:rPr>
            </w:pPr>
            <w:r w:rsidRPr="00676EE6">
              <w:rPr>
                <w:rFonts w:eastAsia="Times New Roman"/>
                <w:color w:val="000000"/>
                <w:szCs w:val="19"/>
                <w:lang w:val="en-US"/>
              </w:rPr>
              <w:t>other special cases</w:t>
            </w:r>
          </w:p>
        </w:tc>
        <w:tc>
          <w:tcPr>
            <w:tcW w:w="1398" w:type="dxa"/>
            <w:tcBorders>
              <w:top w:val="nil"/>
              <w:left w:val="single" w:sz="4" w:space="0" w:color="C0C0C0"/>
              <w:bottom w:val="nil"/>
              <w:right w:val="single" w:sz="4" w:space="0" w:color="C0C0C0"/>
            </w:tcBorders>
            <w:shd w:val="clear" w:color="000000" w:fill="FFFFFF"/>
            <w:noWrap/>
            <w:vAlign w:val="center"/>
            <w:hideMark/>
          </w:tcPr>
          <w:p w14:paraId="75148E03" w14:textId="77777777" w:rsidR="00676EE6" w:rsidRPr="00676EE6" w:rsidRDefault="00676EE6" w:rsidP="009B7C2F">
            <w:pPr>
              <w:spacing w:line="240" w:lineRule="auto"/>
              <w:jc w:val="center"/>
              <w:rPr>
                <w:rFonts w:eastAsia="Times New Roman"/>
                <w:color w:val="000000"/>
                <w:szCs w:val="19"/>
                <w:lang w:val="en-US"/>
              </w:rPr>
            </w:pPr>
            <w:r w:rsidRPr="00676EE6">
              <w:rPr>
                <w:rFonts w:eastAsia="Times New Roman"/>
                <w:color w:val="000000"/>
                <w:szCs w:val="19"/>
                <w:lang w:val="en-US"/>
              </w:rPr>
              <w:t xml:space="preserve">506'129  </w:t>
            </w:r>
          </w:p>
        </w:tc>
        <w:tc>
          <w:tcPr>
            <w:tcW w:w="842" w:type="dxa"/>
            <w:tcBorders>
              <w:top w:val="nil"/>
              <w:left w:val="nil"/>
              <w:bottom w:val="nil"/>
              <w:right w:val="nil"/>
            </w:tcBorders>
            <w:shd w:val="clear" w:color="auto" w:fill="auto"/>
            <w:noWrap/>
            <w:vAlign w:val="center"/>
            <w:hideMark/>
          </w:tcPr>
          <w:p w14:paraId="3098FD4E" w14:textId="77777777" w:rsidR="00676EE6" w:rsidRPr="00676EE6" w:rsidRDefault="00676EE6" w:rsidP="009B7C2F">
            <w:pPr>
              <w:spacing w:line="240" w:lineRule="auto"/>
              <w:jc w:val="center"/>
              <w:rPr>
                <w:rFonts w:eastAsia="Times New Roman"/>
                <w:color w:val="000000"/>
                <w:szCs w:val="19"/>
                <w:lang w:val="en-US"/>
              </w:rPr>
            </w:pPr>
            <w:r w:rsidRPr="00676EE6">
              <w:rPr>
                <w:rFonts w:eastAsia="Times New Roman"/>
                <w:color w:val="000000"/>
                <w:szCs w:val="19"/>
                <w:lang w:val="en-US"/>
              </w:rPr>
              <w:t>15.5%</w:t>
            </w:r>
          </w:p>
        </w:tc>
        <w:tc>
          <w:tcPr>
            <w:tcW w:w="1373" w:type="dxa"/>
            <w:tcBorders>
              <w:top w:val="nil"/>
              <w:left w:val="single" w:sz="4" w:space="0" w:color="C0C0C0"/>
              <w:bottom w:val="nil"/>
              <w:right w:val="single" w:sz="4" w:space="0" w:color="C0C0C0"/>
            </w:tcBorders>
            <w:shd w:val="clear" w:color="000000" w:fill="FFFFFF"/>
            <w:noWrap/>
            <w:vAlign w:val="center"/>
            <w:hideMark/>
          </w:tcPr>
          <w:p w14:paraId="783A68AF" w14:textId="77777777" w:rsidR="00676EE6" w:rsidRPr="00676EE6" w:rsidRDefault="00676EE6" w:rsidP="009B7C2F">
            <w:pPr>
              <w:spacing w:line="240" w:lineRule="auto"/>
              <w:jc w:val="center"/>
              <w:rPr>
                <w:rFonts w:eastAsia="Times New Roman"/>
                <w:color w:val="000000"/>
                <w:szCs w:val="19"/>
                <w:lang w:val="en-US"/>
              </w:rPr>
            </w:pPr>
            <w:r w:rsidRPr="00676EE6">
              <w:rPr>
                <w:rFonts w:eastAsia="Times New Roman"/>
                <w:color w:val="000000"/>
                <w:szCs w:val="19"/>
                <w:lang w:val="en-US"/>
              </w:rPr>
              <w:t xml:space="preserve">267'819  </w:t>
            </w:r>
          </w:p>
        </w:tc>
        <w:tc>
          <w:tcPr>
            <w:tcW w:w="827" w:type="dxa"/>
            <w:tcBorders>
              <w:top w:val="nil"/>
              <w:left w:val="nil"/>
              <w:bottom w:val="nil"/>
              <w:right w:val="nil"/>
            </w:tcBorders>
            <w:shd w:val="clear" w:color="auto" w:fill="auto"/>
            <w:noWrap/>
            <w:vAlign w:val="center"/>
            <w:hideMark/>
          </w:tcPr>
          <w:p w14:paraId="73CEE91F" w14:textId="77777777" w:rsidR="00676EE6" w:rsidRPr="00676EE6" w:rsidRDefault="00676EE6" w:rsidP="009B7C2F">
            <w:pPr>
              <w:spacing w:line="240" w:lineRule="auto"/>
              <w:jc w:val="center"/>
              <w:rPr>
                <w:rFonts w:eastAsia="Times New Roman"/>
                <w:color w:val="000000"/>
                <w:szCs w:val="19"/>
                <w:lang w:val="en-US"/>
              </w:rPr>
            </w:pPr>
            <w:r w:rsidRPr="00676EE6">
              <w:rPr>
                <w:rFonts w:eastAsia="Times New Roman"/>
                <w:color w:val="000000"/>
                <w:szCs w:val="19"/>
                <w:lang w:val="en-US"/>
              </w:rPr>
              <w:t>7.8%</w:t>
            </w:r>
          </w:p>
        </w:tc>
      </w:tr>
      <w:tr w:rsidR="00676EE6" w:rsidRPr="00676EE6" w14:paraId="4F38C2EF" w14:textId="77777777" w:rsidTr="009B7C2F">
        <w:trPr>
          <w:trHeight w:val="270"/>
        </w:trPr>
        <w:tc>
          <w:tcPr>
            <w:tcW w:w="2000" w:type="dxa"/>
            <w:tcBorders>
              <w:top w:val="nil"/>
              <w:left w:val="nil"/>
              <w:bottom w:val="double" w:sz="6" w:space="0" w:color="auto"/>
              <w:right w:val="nil"/>
            </w:tcBorders>
            <w:shd w:val="clear" w:color="auto" w:fill="auto"/>
            <w:noWrap/>
            <w:vAlign w:val="bottom"/>
            <w:hideMark/>
          </w:tcPr>
          <w:p w14:paraId="15A7C72B" w14:textId="77777777" w:rsidR="00676EE6" w:rsidRPr="00676EE6" w:rsidRDefault="00676EE6" w:rsidP="009B7C2F">
            <w:pPr>
              <w:spacing w:line="240" w:lineRule="auto"/>
              <w:rPr>
                <w:rFonts w:eastAsia="Times New Roman"/>
                <w:i/>
                <w:iCs/>
                <w:color w:val="000000"/>
                <w:szCs w:val="19"/>
                <w:lang w:val="en-US"/>
              </w:rPr>
            </w:pPr>
            <w:r w:rsidRPr="00676EE6">
              <w:rPr>
                <w:rFonts w:eastAsia="Times New Roman"/>
                <w:i/>
                <w:iCs/>
                <w:color w:val="000000"/>
                <w:szCs w:val="19"/>
                <w:lang w:val="en-US"/>
              </w:rPr>
              <w:t>Total</w:t>
            </w:r>
          </w:p>
        </w:tc>
        <w:tc>
          <w:tcPr>
            <w:tcW w:w="1398" w:type="dxa"/>
            <w:tcBorders>
              <w:top w:val="single" w:sz="4" w:space="0" w:color="auto"/>
              <w:left w:val="nil"/>
              <w:bottom w:val="double" w:sz="6" w:space="0" w:color="auto"/>
              <w:right w:val="nil"/>
            </w:tcBorders>
            <w:shd w:val="clear" w:color="auto" w:fill="auto"/>
            <w:noWrap/>
            <w:vAlign w:val="bottom"/>
            <w:hideMark/>
          </w:tcPr>
          <w:p w14:paraId="609089A5" w14:textId="77777777" w:rsidR="00676EE6" w:rsidRPr="00676EE6" w:rsidRDefault="00676EE6" w:rsidP="009B7C2F">
            <w:pPr>
              <w:spacing w:line="240" w:lineRule="auto"/>
              <w:jc w:val="right"/>
              <w:rPr>
                <w:rFonts w:eastAsia="Times New Roman"/>
                <w:i/>
                <w:iCs/>
                <w:color w:val="000000"/>
                <w:szCs w:val="19"/>
                <w:lang w:val="en-US"/>
              </w:rPr>
            </w:pPr>
            <w:r w:rsidRPr="00676EE6">
              <w:rPr>
                <w:rFonts w:eastAsia="Times New Roman"/>
                <w:i/>
                <w:iCs/>
                <w:color w:val="000000"/>
                <w:szCs w:val="19"/>
                <w:lang w:val="en-US"/>
              </w:rPr>
              <w:t xml:space="preserve">3'271'278  </w:t>
            </w:r>
          </w:p>
        </w:tc>
        <w:tc>
          <w:tcPr>
            <w:tcW w:w="842" w:type="dxa"/>
            <w:tcBorders>
              <w:top w:val="single" w:sz="4" w:space="0" w:color="auto"/>
              <w:left w:val="nil"/>
              <w:bottom w:val="double" w:sz="6" w:space="0" w:color="auto"/>
              <w:right w:val="nil"/>
            </w:tcBorders>
            <w:shd w:val="clear" w:color="auto" w:fill="auto"/>
            <w:noWrap/>
            <w:vAlign w:val="bottom"/>
            <w:hideMark/>
          </w:tcPr>
          <w:p w14:paraId="23FD74A8" w14:textId="77777777" w:rsidR="00676EE6" w:rsidRPr="00676EE6" w:rsidRDefault="00676EE6" w:rsidP="009B7C2F">
            <w:pPr>
              <w:spacing w:line="240" w:lineRule="auto"/>
              <w:jc w:val="center"/>
              <w:rPr>
                <w:rFonts w:eastAsia="Times New Roman"/>
                <w:i/>
                <w:iCs/>
                <w:color w:val="000000"/>
                <w:szCs w:val="19"/>
                <w:lang w:val="en-US"/>
              </w:rPr>
            </w:pPr>
            <w:r w:rsidRPr="00676EE6">
              <w:rPr>
                <w:rFonts w:eastAsia="Times New Roman"/>
                <w:i/>
                <w:iCs/>
                <w:color w:val="000000"/>
                <w:szCs w:val="19"/>
                <w:lang w:val="en-US"/>
              </w:rPr>
              <w:t>100%</w:t>
            </w:r>
          </w:p>
        </w:tc>
        <w:tc>
          <w:tcPr>
            <w:tcW w:w="1373" w:type="dxa"/>
            <w:tcBorders>
              <w:top w:val="single" w:sz="4" w:space="0" w:color="auto"/>
              <w:left w:val="nil"/>
              <w:bottom w:val="double" w:sz="6" w:space="0" w:color="auto"/>
              <w:right w:val="nil"/>
            </w:tcBorders>
            <w:shd w:val="clear" w:color="auto" w:fill="auto"/>
            <w:noWrap/>
            <w:vAlign w:val="bottom"/>
            <w:hideMark/>
          </w:tcPr>
          <w:p w14:paraId="4D711238" w14:textId="77777777" w:rsidR="00676EE6" w:rsidRPr="00676EE6" w:rsidRDefault="00676EE6" w:rsidP="009B7C2F">
            <w:pPr>
              <w:spacing w:line="240" w:lineRule="auto"/>
              <w:jc w:val="right"/>
              <w:rPr>
                <w:rFonts w:eastAsia="Times New Roman"/>
                <w:i/>
                <w:iCs/>
                <w:color w:val="000000"/>
                <w:szCs w:val="19"/>
                <w:lang w:val="en-US"/>
              </w:rPr>
            </w:pPr>
            <w:r w:rsidRPr="00676EE6">
              <w:rPr>
                <w:rFonts w:eastAsia="Times New Roman"/>
                <w:i/>
                <w:iCs/>
                <w:color w:val="000000"/>
                <w:szCs w:val="19"/>
                <w:lang w:val="en-US"/>
              </w:rPr>
              <w:t xml:space="preserve">3'425'351  </w:t>
            </w:r>
          </w:p>
        </w:tc>
        <w:tc>
          <w:tcPr>
            <w:tcW w:w="827" w:type="dxa"/>
            <w:tcBorders>
              <w:top w:val="single" w:sz="4" w:space="0" w:color="auto"/>
              <w:left w:val="nil"/>
              <w:bottom w:val="double" w:sz="6" w:space="0" w:color="auto"/>
              <w:right w:val="nil"/>
            </w:tcBorders>
            <w:shd w:val="clear" w:color="auto" w:fill="auto"/>
            <w:noWrap/>
            <w:vAlign w:val="bottom"/>
            <w:hideMark/>
          </w:tcPr>
          <w:p w14:paraId="05D4C93C" w14:textId="77777777" w:rsidR="00676EE6" w:rsidRPr="00676EE6" w:rsidRDefault="00676EE6" w:rsidP="009B7C2F">
            <w:pPr>
              <w:spacing w:line="240" w:lineRule="auto"/>
              <w:jc w:val="center"/>
              <w:rPr>
                <w:rFonts w:eastAsia="Times New Roman"/>
                <w:i/>
                <w:iCs/>
                <w:color w:val="000000"/>
                <w:szCs w:val="19"/>
                <w:lang w:val="en-US"/>
              </w:rPr>
            </w:pPr>
            <w:r w:rsidRPr="00676EE6">
              <w:rPr>
                <w:rFonts w:eastAsia="Times New Roman"/>
                <w:i/>
                <w:iCs/>
                <w:color w:val="000000"/>
                <w:szCs w:val="19"/>
                <w:lang w:val="en-US"/>
              </w:rPr>
              <w:t>100%</w:t>
            </w:r>
          </w:p>
        </w:tc>
      </w:tr>
    </w:tbl>
    <w:p w14:paraId="4F9B373F" w14:textId="0F6BFA8F" w:rsidR="00676EE6" w:rsidRDefault="00676EE6" w:rsidP="00676EE6">
      <w:pPr>
        <w:rPr>
          <w:i/>
          <w:lang w:val="en-US"/>
        </w:rPr>
      </w:pPr>
      <w:r w:rsidRPr="007A5603">
        <w:rPr>
          <w:i/>
          <w:lang w:val="en-US"/>
        </w:rPr>
        <w:t>Source: Aggregated Tax Statistics from Swiss Federal Tax Administration (FTA</w:t>
      </w:r>
      <w:r w:rsidR="00A2214B">
        <w:rPr>
          <w:i/>
          <w:lang w:val="en-US"/>
        </w:rPr>
        <w:t>)</w:t>
      </w:r>
    </w:p>
    <w:p w14:paraId="4EFBDD24" w14:textId="77777777" w:rsidR="00881D6F" w:rsidRDefault="00881D6F" w:rsidP="00676EE6">
      <w:pPr>
        <w:rPr>
          <w:lang w:val="en-US"/>
        </w:rPr>
      </w:pPr>
    </w:p>
    <w:p w14:paraId="2F5F8239" w14:textId="2DCA3722" w:rsidR="00881D6F" w:rsidRDefault="00F216BD" w:rsidP="00F216BD">
      <w:pPr>
        <w:rPr>
          <w:lang w:val="en-US"/>
        </w:rPr>
      </w:pPr>
      <w:r>
        <w:rPr>
          <w:lang w:val="en-US"/>
        </w:rPr>
        <w:t xml:space="preserve">All in all, special cases are </w:t>
      </w:r>
      <w:r w:rsidR="004710F6">
        <w:rPr>
          <w:lang w:val="en-US"/>
        </w:rPr>
        <w:t xml:space="preserve">natives and foreigners </w:t>
      </w:r>
      <w:r w:rsidR="00B62D14">
        <w:rPr>
          <w:lang w:val="en-US"/>
        </w:rPr>
        <w:t xml:space="preserve">who </w:t>
      </w:r>
      <w:r w:rsidR="004710F6">
        <w:rPr>
          <w:lang w:val="en-US"/>
        </w:rPr>
        <w:t xml:space="preserve">are related to a </w:t>
      </w:r>
      <w:r>
        <w:rPr>
          <w:lang w:val="en-US"/>
        </w:rPr>
        <w:t>foreign country but are nonetheless part of Swiss society</w:t>
      </w:r>
      <w:r w:rsidR="009436B4">
        <w:rPr>
          <w:lang w:val="en-US"/>
        </w:rPr>
        <w:t xml:space="preserve"> and should theoretically be included for distributional analysis</w:t>
      </w:r>
      <w:r w:rsidR="00ED544A">
        <w:rPr>
          <w:lang w:val="en-US"/>
        </w:rPr>
        <w:t>.</w:t>
      </w:r>
      <w:r>
        <w:rPr>
          <w:lang w:val="en-US"/>
        </w:rPr>
        <w:t xml:space="preserve"> Their inclusion leads to an increase of income inequality because special cases are strongly polarized including very low and very high incomes. In terms of Gini coefficient the inclusion of the special cases lead</w:t>
      </w:r>
      <w:r w:rsidR="004710F6">
        <w:rPr>
          <w:lang w:val="en-US"/>
        </w:rPr>
        <w:t>s</w:t>
      </w:r>
      <w:r>
        <w:rPr>
          <w:lang w:val="en-US"/>
        </w:rPr>
        <w:t xml:space="preserve"> to a moderate increase of +0.02 in 2011.</w:t>
      </w:r>
    </w:p>
    <w:p w14:paraId="3062C98D" w14:textId="77777777" w:rsidR="00676EE6" w:rsidRDefault="00676EE6" w:rsidP="00497AAC">
      <w:pPr>
        <w:rPr>
          <w:lang w:val="en-US"/>
        </w:rPr>
      </w:pPr>
    </w:p>
    <w:p w14:paraId="2999FCB7" w14:textId="236982B5" w:rsidR="00881D6F" w:rsidRPr="00F216BD" w:rsidRDefault="00905153" w:rsidP="00881D6F">
      <w:pPr>
        <w:rPr>
          <w:lang w:val="en-US"/>
        </w:rPr>
      </w:pPr>
      <w:r>
        <w:rPr>
          <w:lang w:val="en-US"/>
        </w:rPr>
        <w:t>I</w:t>
      </w:r>
      <w:r w:rsidR="00881D6F">
        <w:rPr>
          <w:lang w:val="en-US"/>
        </w:rPr>
        <w:t xml:space="preserve">t has to be mentioned that individuals who are taxed at source are not covered in the tax statistics. These include migrants who are liable to taxes in Switzerland but who did not yet receive </w:t>
      </w:r>
    </w:p>
    <w:p w14:paraId="1380D35F" w14:textId="4732C33E" w:rsidR="00881D6F" w:rsidRDefault="00881D6F" w:rsidP="00881D6F">
      <w:pPr>
        <w:rPr>
          <w:lang w:val="en-US"/>
        </w:rPr>
      </w:pPr>
      <w:proofErr w:type="gramStart"/>
      <w:r>
        <w:rPr>
          <w:lang w:val="en-US"/>
        </w:rPr>
        <w:t>a</w:t>
      </w:r>
      <w:proofErr w:type="gramEnd"/>
      <w:r>
        <w:rPr>
          <w:lang w:val="en-US"/>
        </w:rPr>
        <w:t xml:space="preserve"> </w:t>
      </w:r>
      <w:r w:rsidR="00BD159D">
        <w:rPr>
          <w:lang w:val="en-US"/>
        </w:rPr>
        <w:t xml:space="preserve">permanent </w:t>
      </w:r>
      <w:r>
        <w:rPr>
          <w:lang w:val="en-US"/>
        </w:rPr>
        <w:t>r</w:t>
      </w:r>
      <w:r w:rsidRPr="00F216BD">
        <w:rPr>
          <w:lang w:val="en-US"/>
        </w:rPr>
        <w:t>esidence permit</w:t>
      </w:r>
      <w:r>
        <w:rPr>
          <w:lang w:val="en-US"/>
        </w:rPr>
        <w:t>. As this is a common case and these individuals often stay several years in Switzerland and probably have very diverse incomes</w:t>
      </w:r>
      <w:r w:rsidR="00492E15">
        <w:rPr>
          <w:lang w:val="en-US"/>
        </w:rPr>
        <w:t>,</w:t>
      </w:r>
      <w:r>
        <w:rPr>
          <w:lang w:val="en-US"/>
        </w:rPr>
        <w:t xml:space="preserve"> it would be interesting to see how their inclusion would affect the income distribution. Also taxed by source and therefore not included in the tax statistics are individuals who </w:t>
      </w:r>
      <w:r w:rsidR="00492E15">
        <w:rPr>
          <w:lang w:val="en-US"/>
        </w:rPr>
        <w:t xml:space="preserve">do not </w:t>
      </w:r>
      <w:r>
        <w:rPr>
          <w:lang w:val="en-US"/>
        </w:rPr>
        <w:t xml:space="preserve">have a permanent residence in Switzerland. This includes for example </w:t>
      </w:r>
      <w:r w:rsidRPr="00881D6F">
        <w:rPr>
          <w:lang w:val="en-US"/>
        </w:rPr>
        <w:t>cross-border commuter</w:t>
      </w:r>
      <w:r w:rsidR="004710F6">
        <w:rPr>
          <w:lang w:val="en-US"/>
        </w:rPr>
        <w:t>s</w:t>
      </w:r>
      <w:r>
        <w:rPr>
          <w:lang w:val="en-US"/>
        </w:rPr>
        <w:t>, consultants, athletes or artists</w:t>
      </w:r>
      <w:r w:rsidR="004710F6">
        <w:rPr>
          <w:lang w:val="en-US"/>
        </w:rPr>
        <w:t>, who earn income in Switzerland while living abroad.</w:t>
      </w:r>
    </w:p>
    <w:p w14:paraId="733C6FE7" w14:textId="77777777" w:rsidR="005B4A5D" w:rsidRPr="000B1BAB" w:rsidRDefault="005B4A5D" w:rsidP="000B1BAB">
      <w:pPr>
        <w:rPr>
          <w:lang w:val="en-US"/>
        </w:rPr>
      </w:pPr>
    </w:p>
    <w:p w14:paraId="11C42576" w14:textId="726013E9" w:rsidR="00455C52" w:rsidRPr="00616B27" w:rsidRDefault="00902D03" w:rsidP="00616B27">
      <w:pPr>
        <w:pStyle w:val="Heading3"/>
        <w:rPr>
          <w:i/>
          <w:lang w:val="en-US"/>
        </w:rPr>
      </w:pPr>
      <w:bookmarkStart w:id="230" w:name="_Ref405910412"/>
      <w:bookmarkStart w:id="231" w:name="_Toc406505803"/>
      <w:r>
        <w:rPr>
          <w:i/>
          <w:lang w:val="en-US"/>
        </w:rPr>
        <w:t>Influence of non-taxed</w:t>
      </w:r>
      <w:bookmarkEnd w:id="230"/>
      <w:bookmarkEnd w:id="231"/>
    </w:p>
    <w:p w14:paraId="096F9DF3" w14:textId="1C9A5865" w:rsidR="00E05C8B" w:rsidRPr="00846DC4" w:rsidRDefault="00E05C8B" w:rsidP="001232D9">
      <w:pPr>
        <w:rPr>
          <w:lang w:val="en-US"/>
        </w:rPr>
      </w:pPr>
      <w:r w:rsidRPr="00154023">
        <w:rPr>
          <w:lang w:val="en-US"/>
        </w:rPr>
        <w:t xml:space="preserve">From 1995/1996 </w:t>
      </w:r>
      <w:r w:rsidR="00846DC4">
        <w:rPr>
          <w:lang w:val="en-US"/>
        </w:rPr>
        <w:t>to</w:t>
      </w:r>
      <w:r w:rsidR="00846DC4" w:rsidRPr="00154023">
        <w:rPr>
          <w:lang w:val="en-US"/>
        </w:rPr>
        <w:t xml:space="preserve"> </w:t>
      </w:r>
      <w:r w:rsidRPr="00154023">
        <w:rPr>
          <w:lang w:val="en-US"/>
        </w:rPr>
        <w:t>201</w:t>
      </w:r>
      <w:r w:rsidR="004A6F24">
        <w:rPr>
          <w:lang w:val="en-US"/>
        </w:rPr>
        <w:t>1</w:t>
      </w:r>
      <w:r w:rsidRPr="00154023">
        <w:rPr>
          <w:lang w:val="en-US"/>
        </w:rPr>
        <w:t xml:space="preserve"> the number of non-taxed units is reported</w:t>
      </w:r>
      <w:r>
        <w:rPr>
          <w:lang w:val="en-US"/>
        </w:rPr>
        <w:t xml:space="preserve"> by the FTA</w:t>
      </w:r>
      <w:r w:rsidRPr="00154023">
        <w:rPr>
          <w:lang w:val="en-US"/>
        </w:rPr>
        <w:t>, but not for the years before.</w:t>
      </w:r>
      <w:r w:rsidR="00902D03">
        <w:rPr>
          <w:lang w:val="en-US"/>
        </w:rPr>
        <w:t xml:space="preserve"> This means</w:t>
      </w:r>
      <w:r w:rsidR="000208E0">
        <w:rPr>
          <w:lang w:val="en-US"/>
        </w:rPr>
        <w:t xml:space="preserve"> that</w:t>
      </w:r>
      <w:r w:rsidR="00902D03">
        <w:rPr>
          <w:lang w:val="en-US"/>
        </w:rPr>
        <w:t xml:space="preserve"> </w:t>
      </w:r>
      <w:r w:rsidR="006A2614">
        <w:rPr>
          <w:lang w:val="en-US"/>
        </w:rPr>
        <w:t>we are able to</w:t>
      </w:r>
      <w:r w:rsidR="00902D03">
        <w:rPr>
          <w:lang w:val="en-US"/>
        </w:rPr>
        <w:t xml:space="preserve"> quantify the influence of excluding the non-taxed </w:t>
      </w:r>
      <w:r w:rsidR="006A2614">
        <w:rPr>
          <w:lang w:val="en-US"/>
        </w:rPr>
        <w:t>based on the period from 1995/1996 to 201</w:t>
      </w:r>
      <w:r w:rsidR="004A6F24">
        <w:rPr>
          <w:lang w:val="en-US"/>
        </w:rPr>
        <w:t>1</w:t>
      </w:r>
      <w:r w:rsidR="006A2614">
        <w:rPr>
          <w:lang w:val="en-US"/>
        </w:rPr>
        <w:t>.</w:t>
      </w:r>
      <w:r w:rsidR="00902D03">
        <w:rPr>
          <w:lang w:val="en-US"/>
        </w:rPr>
        <w:t xml:space="preserve"> </w:t>
      </w:r>
      <w:r w:rsidRPr="00154023">
        <w:rPr>
          <w:lang w:val="en-US"/>
        </w:rPr>
        <w:t xml:space="preserve"> </w:t>
      </w:r>
    </w:p>
    <w:p w14:paraId="368A666D" w14:textId="77777777" w:rsidR="00E05C8B" w:rsidRDefault="00E05C8B" w:rsidP="001232D9">
      <w:pPr>
        <w:rPr>
          <w:lang w:val="en-US"/>
        </w:rPr>
      </w:pPr>
    </w:p>
    <w:p w14:paraId="5EAC4796" w14:textId="0F9F12BD" w:rsidR="001E20D3" w:rsidRDefault="001E20D3" w:rsidP="001232D9">
      <w:pPr>
        <w:rPr>
          <w:lang w:val="en-US"/>
        </w:rPr>
      </w:pPr>
      <w:r>
        <w:rPr>
          <w:noProof/>
          <w:lang w:eastAsia="de-CH"/>
        </w:rPr>
        <w:lastRenderedPageBreak/>
        <w:drawing>
          <wp:inline distT="0" distB="0" distL="0" distR="0" wp14:anchorId="711C95B3" wp14:editId="2B203486">
            <wp:extent cx="6011545" cy="337387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1545" cy="3373872"/>
                    </a:xfrm>
                    <a:prstGeom prst="rect">
                      <a:avLst/>
                    </a:prstGeom>
                    <a:noFill/>
                    <a:ln>
                      <a:noFill/>
                    </a:ln>
                  </pic:spPr>
                </pic:pic>
              </a:graphicData>
            </a:graphic>
          </wp:inline>
        </w:drawing>
      </w:r>
    </w:p>
    <w:p w14:paraId="54A9340D" w14:textId="7D770B83" w:rsidR="001E20D3" w:rsidRDefault="001E20D3" w:rsidP="001E20D3">
      <w:pPr>
        <w:pStyle w:val="Caption"/>
        <w:rPr>
          <w:rStyle w:val="CommentReference"/>
          <w:bCs w:val="0"/>
          <w:lang w:val="en-US"/>
        </w:rPr>
      </w:pPr>
      <w:bookmarkStart w:id="232" w:name="_Ref417324129"/>
      <w:r w:rsidRPr="00616B27">
        <w:rPr>
          <w:sz w:val="24"/>
          <w:szCs w:val="24"/>
          <w:lang w:val="en-US"/>
        </w:rPr>
        <w:t xml:space="preserve">Figure </w:t>
      </w:r>
      <w:r w:rsidRPr="00616B27">
        <w:rPr>
          <w:sz w:val="24"/>
          <w:szCs w:val="24"/>
          <w:lang w:val="en-US"/>
        </w:rPr>
        <w:fldChar w:fldCharType="begin"/>
      </w:r>
      <w:r w:rsidRPr="00616B27">
        <w:rPr>
          <w:sz w:val="24"/>
          <w:szCs w:val="24"/>
          <w:lang w:val="en-US"/>
        </w:rPr>
        <w:instrText xml:space="preserve"> SEQ Figure \* ARABIC </w:instrText>
      </w:r>
      <w:r w:rsidRPr="00616B27">
        <w:rPr>
          <w:sz w:val="24"/>
          <w:szCs w:val="24"/>
          <w:lang w:val="en-US"/>
        </w:rPr>
        <w:fldChar w:fldCharType="separate"/>
      </w:r>
      <w:ins w:id="233" w:author="Hümbelin Oliver" w:date="2015-04-20T20:19:00Z">
        <w:r w:rsidR="007C739D">
          <w:rPr>
            <w:noProof/>
            <w:sz w:val="24"/>
            <w:szCs w:val="24"/>
            <w:lang w:val="en-US"/>
          </w:rPr>
          <w:t>12</w:t>
        </w:r>
      </w:ins>
      <w:del w:id="234" w:author="Hümbelin Oliver" w:date="2015-04-20T20:13:00Z">
        <w:r w:rsidDel="007C739D">
          <w:rPr>
            <w:noProof/>
            <w:sz w:val="24"/>
            <w:szCs w:val="24"/>
            <w:lang w:val="en-US"/>
          </w:rPr>
          <w:delText>5</w:delText>
        </w:r>
      </w:del>
      <w:r w:rsidRPr="00616B27">
        <w:rPr>
          <w:sz w:val="24"/>
          <w:szCs w:val="24"/>
          <w:lang w:val="en-US"/>
        </w:rPr>
        <w:fldChar w:fldCharType="end"/>
      </w:r>
      <w:bookmarkEnd w:id="232"/>
      <w:r w:rsidRPr="00616B27">
        <w:rPr>
          <w:sz w:val="24"/>
          <w:szCs w:val="24"/>
          <w:lang w:val="en-US"/>
        </w:rPr>
        <w:t>:</w:t>
      </w:r>
      <w:r w:rsidRPr="00616B27">
        <w:rPr>
          <w:lang w:val="en-US"/>
        </w:rPr>
        <w:t xml:space="preserve"> </w:t>
      </w:r>
      <w:r>
        <w:rPr>
          <w:sz w:val="24"/>
          <w:szCs w:val="24"/>
          <w:lang w:val="en-US"/>
        </w:rPr>
        <w:t>Influence on non-taxed</w:t>
      </w:r>
      <w:r>
        <w:rPr>
          <w:sz w:val="24"/>
          <w:szCs w:val="24"/>
          <w:lang w:val="en-US"/>
        </w:rPr>
        <w:br/>
      </w:r>
      <w:r w:rsidRPr="007A5603">
        <w:rPr>
          <w:i/>
          <w:lang w:val="en-US"/>
        </w:rPr>
        <w:t xml:space="preserve">Source: Aggregated Tax Statistics </w:t>
      </w:r>
      <w:r>
        <w:rPr>
          <w:i/>
          <w:lang w:val="en-US"/>
        </w:rPr>
        <w:t>(FTA)</w:t>
      </w:r>
    </w:p>
    <w:p w14:paraId="0C7DE43A" w14:textId="77777777" w:rsidR="001E20D3" w:rsidRDefault="001E20D3" w:rsidP="001232D9">
      <w:pPr>
        <w:rPr>
          <w:lang w:val="en-US"/>
        </w:rPr>
      </w:pPr>
    </w:p>
    <w:p w14:paraId="5C1B6406" w14:textId="19DF9ED8" w:rsidR="0069494D" w:rsidRDefault="00497AAC" w:rsidP="001232D9">
      <w:pPr>
        <w:rPr>
          <w:lang w:val="en-US"/>
        </w:rPr>
      </w:pPr>
      <w:r w:rsidRPr="00497AAC">
        <w:rPr>
          <w:lang w:val="en-US"/>
        </w:rPr>
        <w:t xml:space="preserve">We </w:t>
      </w:r>
      <w:r w:rsidR="006A2614">
        <w:rPr>
          <w:lang w:val="en-US"/>
        </w:rPr>
        <w:t>calculate</w:t>
      </w:r>
      <w:r w:rsidR="006A2614" w:rsidRPr="00497AAC">
        <w:rPr>
          <w:lang w:val="en-US"/>
        </w:rPr>
        <w:t xml:space="preserve"> </w:t>
      </w:r>
      <w:r w:rsidRPr="00497AAC">
        <w:rPr>
          <w:lang w:val="en-US"/>
        </w:rPr>
        <w:t xml:space="preserve">three Gini-time-series </w:t>
      </w:r>
      <w:proofErr w:type="gramStart"/>
      <w:r w:rsidR="004F5A70">
        <w:rPr>
          <w:lang w:val="en-US"/>
        </w:rPr>
        <w:t xml:space="preserve">(see </w:t>
      </w:r>
      <w:r w:rsidR="004B34FA">
        <w:rPr>
          <w:lang w:val="en-US"/>
        </w:rPr>
        <w:fldChar w:fldCharType="begin"/>
      </w:r>
      <w:r w:rsidR="004B34FA">
        <w:rPr>
          <w:lang w:val="en-US"/>
        </w:rPr>
        <w:instrText xml:space="preserve"> REF _Ref406511509 \h  \* MERGEFORMAT </w:instrText>
      </w:r>
      <w:r w:rsidR="004B34FA">
        <w:rPr>
          <w:lang w:val="en-US"/>
        </w:rPr>
      </w:r>
      <w:r w:rsidR="004B34FA">
        <w:rPr>
          <w:lang w:val="en-US"/>
        </w:rPr>
        <w:fldChar w:fldCharType="separate"/>
      </w:r>
      <w:ins w:id="235" w:author="Hümbelin Oliver" w:date="2015-04-20T20:13:00Z">
        <w:r w:rsidR="007C739D">
          <w:rPr>
            <w:lang w:val="en-US"/>
          </w:rPr>
          <w:fldChar w:fldCharType="begin"/>
        </w:r>
        <w:r w:rsidR="007C739D">
          <w:rPr>
            <w:lang w:val="en-US"/>
          </w:rPr>
          <w:instrText xml:space="preserve"> REF _Ref417324129 \h </w:instrText>
        </w:r>
        <w:r w:rsidR="007C739D">
          <w:rPr>
            <w:lang w:val="en-US"/>
          </w:rPr>
        </w:r>
      </w:ins>
      <w:r w:rsidR="007C739D">
        <w:rPr>
          <w:lang w:val="en-US"/>
        </w:rPr>
        <w:instrText xml:space="preserve"> \* MERGEFORMAT </w:instrText>
      </w:r>
      <w:r w:rsidR="007C739D">
        <w:rPr>
          <w:lang w:val="en-US"/>
        </w:rPr>
        <w:fldChar w:fldCharType="separate"/>
      </w:r>
      <w:ins w:id="236" w:author="Hümbelin Oliver" w:date="2015-04-20T20:13:00Z">
        <w:r w:rsidR="007C739D" w:rsidRPr="007C739D">
          <w:rPr>
            <w:lang w:val="en-US"/>
            <w:rPrChange w:id="237" w:author="Hümbelin Oliver" w:date="2015-04-20T20:13:00Z">
              <w:rPr>
                <w:sz w:val="24"/>
                <w:szCs w:val="24"/>
                <w:lang w:val="en-US"/>
              </w:rPr>
            </w:rPrChange>
          </w:rPr>
          <w:t>Figure 11</w:t>
        </w:r>
        <w:r w:rsidR="007C739D">
          <w:rPr>
            <w:lang w:val="en-US"/>
          </w:rPr>
          <w:fldChar w:fldCharType="end"/>
        </w:r>
      </w:ins>
      <w:del w:id="238" w:author="Hümbelin Oliver" w:date="2015-04-20T20:13:00Z">
        <w:r w:rsidR="00B748B5" w:rsidRPr="00FB5E6C" w:rsidDel="007C739D">
          <w:rPr>
            <w:lang w:val="en-US"/>
          </w:rPr>
          <w:delText>Figure 3</w:delText>
        </w:r>
      </w:del>
      <w:r w:rsidR="004B34FA">
        <w:rPr>
          <w:lang w:val="en-US"/>
        </w:rPr>
        <w:fldChar w:fldCharType="end"/>
      </w:r>
      <w:ins w:id="239" w:author="Hümbelin Oliver" w:date="2015-04-20T20:13:00Z">
        <w:r w:rsidR="007C739D">
          <w:rPr>
            <w:lang w:val="en-US"/>
          </w:rPr>
          <w:t>)</w:t>
        </w:r>
      </w:ins>
      <w:proofErr w:type="gramEnd"/>
      <w:del w:id="240" w:author="Hümbelin Oliver" w:date="2015-04-20T20:13:00Z">
        <w:r w:rsidR="004B34FA" w:rsidDel="007C739D">
          <w:rPr>
            <w:lang w:val="en-US"/>
          </w:rPr>
          <w:delText xml:space="preserve">, bottom </w:delText>
        </w:r>
        <w:r w:rsidR="004F5A70" w:rsidDel="007C739D">
          <w:rPr>
            <w:lang w:val="en-US"/>
          </w:rPr>
          <w:delText>right)</w:delText>
        </w:r>
        <w:r w:rsidR="00FD406E" w:rsidDel="007C739D">
          <w:rPr>
            <w:lang w:val="en-US"/>
          </w:rPr>
          <w:delText xml:space="preserve">. </w:delText>
        </w:r>
      </w:del>
      <w:r w:rsidR="000208E0">
        <w:rPr>
          <w:lang w:val="en-US"/>
        </w:rPr>
        <w:t>Though this</w:t>
      </w:r>
      <w:r w:rsidR="000208E0" w:rsidRPr="00497AAC">
        <w:rPr>
          <w:lang w:val="en-US"/>
        </w:rPr>
        <w:t xml:space="preserve"> is not surprising</w:t>
      </w:r>
      <w:r w:rsidR="000208E0">
        <w:rPr>
          <w:lang w:val="en-US"/>
        </w:rPr>
        <w:t>,</w:t>
      </w:r>
      <w:r w:rsidR="000208E0" w:rsidRPr="00497AAC">
        <w:rPr>
          <w:lang w:val="en-US"/>
        </w:rPr>
        <w:t xml:space="preserve"> </w:t>
      </w:r>
      <w:r w:rsidR="00C85409">
        <w:rPr>
          <w:lang w:val="en-US"/>
        </w:rPr>
        <w:t>e</w:t>
      </w:r>
      <w:r w:rsidR="00C85409" w:rsidRPr="00497AAC">
        <w:rPr>
          <w:lang w:val="en-US"/>
        </w:rPr>
        <w:t xml:space="preserve">xcluding </w:t>
      </w:r>
      <w:r w:rsidR="008F4037">
        <w:rPr>
          <w:lang w:val="en-US"/>
        </w:rPr>
        <w:t>the non-taxed</w:t>
      </w:r>
      <w:r w:rsidR="008F4037" w:rsidRPr="00497AAC">
        <w:rPr>
          <w:lang w:val="en-US"/>
        </w:rPr>
        <w:t xml:space="preserve"> </w:t>
      </w:r>
      <w:r w:rsidRPr="00497AAC">
        <w:rPr>
          <w:lang w:val="en-US"/>
        </w:rPr>
        <w:t xml:space="preserve">leads to a dramatic drop of the </w:t>
      </w:r>
      <w:r w:rsidR="004F5A70">
        <w:rPr>
          <w:lang w:val="en-US"/>
        </w:rPr>
        <w:t>G</w:t>
      </w:r>
      <w:r w:rsidRPr="00497AAC">
        <w:rPr>
          <w:lang w:val="en-US"/>
        </w:rPr>
        <w:t>ini</w:t>
      </w:r>
      <w:r w:rsidR="004F5A70">
        <w:rPr>
          <w:lang w:val="en-US"/>
        </w:rPr>
        <w:t xml:space="preserve"> </w:t>
      </w:r>
      <w:r w:rsidRPr="00497AAC">
        <w:rPr>
          <w:lang w:val="en-US"/>
        </w:rPr>
        <w:t>coeffic</w:t>
      </w:r>
      <w:r w:rsidR="004F5A70">
        <w:rPr>
          <w:lang w:val="en-US"/>
        </w:rPr>
        <w:t>i</w:t>
      </w:r>
      <w:r w:rsidRPr="00497AAC">
        <w:rPr>
          <w:lang w:val="en-US"/>
        </w:rPr>
        <w:t>ent.</w:t>
      </w:r>
      <w:r w:rsidR="000208E0">
        <w:rPr>
          <w:lang w:val="en-US"/>
        </w:rPr>
        <w:t xml:space="preserve"> At the same time, however,</w:t>
      </w:r>
      <w:r w:rsidRPr="00497AAC">
        <w:rPr>
          <w:lang w:val="en-US"/>
        </w:rPr>
        <w:t xml:space="preserve"> </w:t>
      </w:r>
      <w:r w:rsidR="00C85409">
        <w:rPr>
          <w:lang w:val="en-US"/>
        </w:rPr>
        <w:t>we</w:t>
      </w:r>
      <w:r w:rsidR="00C85409" w:rsidRPr="00497AAC">
        <w:rPr>
          <w:lang w:val="en-US"/>
        </w:rPr>
        <w:t xml:space="preserve"> </w:t>
      </w:r>
      <w:r w:rsidRPr="00497AAC">
        <w:rPr>
          <w:lang w:val="en-US"/>
        </w:rPr>
        <w:t>overestimate</w:t>
      </w:r>
      <w:r w:rsidR="00C85409">
        <w:rPr>
          <w:lang w:val="en-US"/>
        </w:rPr>
        <w:t xml:space="preserve"> inequality</w:t>
      </w:r>
      <w:r w:rsidRPr="00497AAC">
        <w:rPr>
          <w:lang w:val="en-US"/>
        </w:rPr>
        <w:t xml:space="preserve"> when </w:t>
      </w:r>
      <w:r w:rsidR="00C85409">
        <w:rPr>
          <w:lang w:val="en-US"/>
        </w:rPr>
        <w:t xml:space="preserve">we </w:t>
      </w:r>
      <w:r w:rsidR="00C85409" w:rsidRPr="00497AAC">
        <w:rPr>
          <w:lang w:val="en-US"/>
        </w:rPr>
        <w:t>assum</w:t>
      </w:r>
      <w:r w:rsidR="00C85409">
        <w:rPr>
          <w:lang w:val="en-US"/>
        </w:rPr>
        <w:t>e</w:t>
      </w:r>
      <w:r w:rsidR="00C85409" w:rsidRPr="00497AAC">
        <w:rPr>
          <w:lang w:val="en-US"/>
        </w:rPr>
        <w:t xml:space="preserve"> </w:t>
      </w:r>
      <w:r w:rsidRPr="00497AAC">
        <w:rPr>
          <w:lang w:val="en-US"/>
        </w:rPr>
        <w:t>non-taxed tax units have zero taxable income. Rather</w:t>
      </w:r>
      <w:r w:rsidR="00BF20AE">
        <w:rPr>
          <w:lang w:val="en-US"/>
        </w:rPr>
        <w:t>,</w:t>
      </w:r>
      <w:r w:rsidRPr="00497AAC">
        <w:rPr>
          <w:lang w:val="en-US"/>
        </w:rPr>
        <w:t xml:space="preserve"> we must assume </w:t>
      </w:r>
      <w:r w:rsidR="008F4037">
        <w:rPr>
          <w:lang w:val="en-US"/>
        </w:rPr>
        <w:t xml:space="preserve">a </w:t>
      </w:r>
      <w:r w:rsidRPr="00497AAC">
        <w:rPr>
          <w:lang w:val="en-US"/>
        </w:rPr>
        <w:t>taxable income between zero and the taxation t</w:t>
      </w:r>
      <w:r w:rsidR="004F5A70">
        <w:rPr>
          <w:lang w:val="en-US"/>
        </w:rPr>
        <w:t>h</w:t>
      </w:r>
      <w:r w:rsidRPr="00497AAC">
        <w:rPr>
          <w:lang w:val="en-US"/>
        </w:rPr>
        <w:t>reshold. We ad</w:t>
      </w:r>
      <w:r w:rsidR="004F5A70">
        <w:rPr>
          <w:lang w:val="en-US"/>
        </w:rPr>
        <w:t>d</w:t>
      </w:r>
      <w:r w:rsidRPr="00497AAC">
        <w:rPr>
          <w:lang w:val="en-US"/>
        </w:rPr>
        <w:t xml:space="preserve">ress this by presenting a third time-series, where we assume non-taxed </w:t>
      </w:r>
      <w:r w:rsidR="00BF20AE">
        <w:rPr>
          <w:lang w:val="en-US"/>
        </w:rPr>
        <w:t xml:space="preserve">units </w:t>
      </w:r>
      <w:r w:rsidR="004F5A70">
        <w:rPr>
          <w:lang w:val="en-US"/>
        </w:rPr>
        <w:t xml:space="preserve">to </w:t>
      </w:r>
      <w:r w:rsidRPr="00497AAC">
        <w:rPr>
          <w:lang w:val="en-US"/>
        </w:rPr>
        <w:t xml:space="preserve">have a taxable income equal </w:t>
      </w:r>
      <w:r w:rsidR="00846DC4">
        <w:rPr>
          <w:lang w:val="en-US"/>
        </w:rPr>
        <w:t xml:space="preserve">to </w:t>
      </w:r>
      <w:r w:rsidRPr="00497AAC">
        <w:rPr>
          <w:lang w:val="en-US"/>
        </w:rPr>
        <w:t xml:space="preserve">halve the threshold for </w:t>
      </w:r>
      <w:r w:rsidRPr="008F4037">
        <w:rPr>
          <w:lang w:val="en-US"/>
        </w:rPr>
        <w:t>single tax units</w:t>
      </w:r>
      <w:r w:rsidR="000E5BD4">
        <w:rPr>
          <w:lang w:val="en-US"/>
        </w:rPr>
        <w:t>.</w:t>
      </w:r>
      <w:r w:rsidR="00BF20AE">
        <w:rPr>
          <w:rStyle w:val="FootnoteReference"/>
          <w:lang w:val="en-US"/>
        </w:rPr>
        <w:footnoteReference w:id="14"/>
      </w:r>
      <w:r w:rsidR="006956E1">
        <w:rPr>
          <w:lang w:val="en-US"/>
        </w:rPr>
        <w:t xml:space="preserve"> </w:t>
      </w:r>
      <w:r w:rsidRPr="00497AAC">
        <w:rPr>
          <w:lang w:val="en-US"/>
        </w:rPr>
        <w:t xml:space="preserve">This results </w:t>
      </w:r>
      <w:r w:rsidR="004F5A70">
        <w:rPr>
          <w:lang w:val="en-US"/>
        </w:rPr>
        <w:t xml:space="preserve">in </w:t>
      </w:r>
      <w:r w:rsidRPr="00497AAC">
        <w:rPr>
          <w:lang w:val="en-US"/>
        </w:rPr>
        <w:t>slightly lower</w:t>
      </w:r>
      <w:r w:rsidR="007572D8">
        <w:rPr>
          <w:lang w:val="en-US"/>
        </w:rPr>
        <w:t>, more realistic</w:t>
      </w:r>
      <w:r w:rsidRPr="00497AAC">
        <w:rPr>
          <w:lang w:val="en-US"/>
        </w:rPr>
        <w:t xml:space="preserve"> Gini</w:t>
      </w:r>
      <w:r w:rsidR="004F5A70">
        <w:rPr>
          <w:lang w:val="en-US"/>
        </w:rPr>
        <w:t xml:space="preserve"> </w:t>
      </w:r>
      <w:r w:rsidRPr="00497AAC">
        <w:rPr>
          <w:lang w:val="en-US"/>
        </w:rPr>
        <w:t>coeffic</w:t>
      </w:r>
      <w:r w:rsidR="004F5A70">
        <w:rPr>
          <w:lang w:val="en-US"/>
        </w:rPr>
        <w:t>i</w:t>
      </w:r>
      <w:r w:rsidRPr="00497AAC">
        <w:rPr>
          <w:lang w:val="en-US"/>
        </w:rPr>
        <w:t>ents.</w:t>
      </w:r>
    </w:p>
    <w:p w14:paraId="74555FFE" w14:textId="77777777" w:rsidR="006956E1" w:rsidRDefault="006956E1" w:rsidP="001232D9">
      <w:pPr>
        <w:rPr>
          <w:lang w:val="en-US"/>
        </w:rPr>
      </w:pPr>
    </w:p>
    <w:p w14:paraId="0A5088B1" w14:textId="645CC571" w:rsidR="006956E1" w:rsidRDefault="00A820C8" w:rsidP="001232D9">
      <w:pPr>
        <w:rPr>
          <w:lang w:val="en-US"/>
        </w:rPr>
      </w:pPr>
      <w:r>
        <w:rPr>
          <w:lang w:val="en-US"/>
        </w:rPr>
        <w:t>Regarding</w:t>
      </w:r>
      <w:r w:rsidR="006956E1">
        <w:rPr>
          <w:lang w:val="en-US"/>
        </w:rPr>
        <w:t xml:space="preserve"> the exemption threshold</w:t>
      </w:r>
      <w:r>
        <w:rPr>
          <w:lang w:val="en-US"/>
        </w:rPr>
        <w:t>, a second issue</w:t>
      </w:r>
      <w:r w:rsidR="006956E1">
        <w:rPr>
          <w:lang w:val="en-US"/>
        </w:rPr>
        <w:t xml:space="preserve"> </w:t>
      </w:r>
      <w:r w:rsidR="009C31C7">
        <w:rPr>
          <w:lang w:val="en-US"/>
        </w:rPr>
        <w:t xml:space="preserve">occurs </w:t>
      </w:r>
      <w:r w:rsidR="006956E1">
        <w:rPr>
          <w:lang w:val="en-US"/>
        </w:rPr>
        <w:t xml:space="preserve">when </w:t>
      </w:r>
      <w:r w:rsidR="000E5BD4">
        <w:rPr>
          <w:lang w:val="en-US"/>
        </w:rPr>
        <w:t>having a closer look</w:t>
      </w:r>
      <w:r w:rsidR="006956E1">
        <w:rPr>
          <w:lang w:val="en-US"/>
        </w:rPr>
        <w:t xml:space="preserve"> </w:t>
      </w:r>
      <w:r w:rsidR="00B978E7">
        <w:rPr>
          <w:lang w:val="en-US"/>
        </w:rPr>
        <w:t>at</w:t>
      </w:r>
      <w:r w:rsidR="006956E1">
        <w:rPr>
          <w:lang w:val="en-US"/>
        </w:rPr>
        <w:t xml:space="preserve"> </w:t>
      </w:r>
      <w:r w:rsidR="00A23BE2">
        <w:rPr>
          <w:lang w:val="en-US"/>
        </w:rPr>
        <w:t>2011</w:t>
      </w:r>
      <w:r w:rsidR="000E5BD4">
        <w:rPr>
          <w:lang w:val="en-US"/>
        </w:rPr>
        <w:t xml:space="preserve"> where the Gini coefficient rose drastically. </w:t>
      </w:r>
      <w:r w:rsidR="00BB6AD2">
        <w:rPr>
          <w:lang w:val="en-US"/>
        </w:rPr>
        <w:t xml:space="preserve">Although </w:t>
      </w:r>
      <w:r w:rsidR="000E5BD4">
        <w:rPr>
          <w:lang w:val="en-US"/>
        </w:rPr>
        <w:t xml:space="preserve">this raise </w:t>
      </w:r>
      <w:r w:rsidR="00876D58">
        <w:rPr>
          <w:lang w:val="en-US"/>
        </w:rPr>
        <w:t>could</w:t>
      </w:r>
      <w:r w:rsidR="000E5BD4">
        <w:rPr>
          <w:lang w:val="en-US"/>
        </w:rPr>
        <w:t xml:space="preserve"> be attributed to a more unequal distribution of incomes, </w:t>
      </w:r>
      <w:r w:rsidR="00876D58">
        <w:rPr>
          <w:lang w:val="en-US"/>
        </w:rPr>
        <w:t>fiscal adjustments are</w:t>
      </w:r>
      <w:r w:rsidR="000E5BD4">
        <w:rPr>
          <w:lang w:val="en-US"/>
        </w:rPr>
        <w:t xml:space="preserve"> another </w:t>
      </w:r>
      <w:r w:rsidR="00A14ACB">
        <w:rPr>
          <w:lang w:val="en-US"/>
        </w:rPr>
        <w:t xml:space="preserve">cause </w:t>
      </w:r>
      <w:r w:rsidR="000E5BD4">
        <w:rPr>
          <w:lang w:val="en-US"/>
        </w:rPr>
        <w:t xml:space="preserve">of the higher Gini coefficient. </w:t>
      </w:r>
      <w:r w:rsidR="004710F6">
        <w:rPr>
          <w:lang w:val="en-US"/>
        </w:rPr>
        <w:t xml:space="preserve">This </w:t>
      </w:r>
      <w:r w:rsidR="00656409">
        <w:rPr>
          <w:lang w:val="en-US"/>
        </w:rPr>
        <w:t>becomes clear</w:t>
      </w:r>
      <w:r w:rsidR="00876D58">
        <w:rPr>
          <w:lang w:val="en-US"/>
        </w:rPr>
        <w:t xml:space="preserve"> when we have a look at the number of non-taxed subjects. In 2010 906’50</w:t>
      </w:r>
      <w:r w:rsidR="00AF6366">
        <w:rPr>
          <w:lang w:val="en-US"/>
        </w:rPr>
        <w:t>0</w:t>
      </w:r>
      <w:r w:rsidR="00876D58">
        <w:rPr>
          <w:lang w:val="en-US"/>
        </w:rPr>
        <w:t xml:space="preserve"> </w:t>
      </w:r>
      <w:r w:rsidR="009C31C7">
        <w:rPr>
          <w:lang w:val="en-US"/>
        </w:rPr>
        <w:t xml:space="preserve">normal </w:t>
      </w:r>
      <w:r w:rsidR="00876D58">
        <w:rPr>
          <w:lang w:val="en-US"/>
        </w:rPr>
        <w:t xml:space="preserve">tax subjects fell below the exemption threshold, </w:t>
      </w:r>
      <w:r w:rsidR="001F1C05">
        <w:rPr>
          <w:lang w:val="en-US"/>
        </w:rPr>
        <w:t xml:space="preserve">which </w:t>
      </w:r>
      <w:r w:rsidR="00876D58">
        <w:rPr>
          <w:lang w:val="en-US"/>
        </w:rPr>
        <w:t>means</w:t>
      </w:r>
      <w:r w:rsidR="001F1C05">
        <w:rPr>
          <w:lang w:val="en-US"/>
        </w:rPr>
        <w:t xml:space="preserve"> that</w:t>
      </w:r>
      <w:r w:rsidR="00876D58">
        <w:rPr>
          <w:lang w:val="en-US"/>
        </w:rPr>
        <w:t xml:space="preserve"> 20.7% of all potential </w:t>
      </w:r>
      <w:r w:rsidR="009C31C7">
        <w:rPr>
          <w:lang w:val="en-US"/>
        </w:rPr>
        <w:t xml:space="preserve">normal </w:t>
      </w:r>
      <w:r w:rsidR="00876D58">
        <w:rPr>
          <w:lang w:val="en-US"/>
        </w:rPr>
        <w:t xml:space="preserve">tax </w:t>
      </w:r>
      <w:r w:rsidR="009C31C7">
        <w:rPr>
          <w:lang w:val="en-US"/>
        </w:rPr>
        <w:t>subjects</w:t>
      </w:r>
      <w:r w:rsidR="00876D58">
        <w:rPr>
          <w:lang w:val="en-US"/>
        </w:rPr>
        <w:t xml:space="preserve"> were not taxed</w:t>
      </w:r>
      <w:r w:rsidR="000F22C6">
        <w:rPr>
          <w:lang w:val="en-US"/>
        </w:rPr>
        <w:t xml:space="preserve"> for direct federal taxes</w:t>
      </w:r>
      <w:r w:rsidR="00876D58">
        <w:rPr>
          <w:lang w:val="en-US"/>
        </w:rPr>
        <w:t>. I</w:t>
      </w:r>
      <w:r w:rsidR="009C31C7">
        <w:rPr>
          <w:lang w:val="en-US"/>
        </w:rPr>
        <w:t xml:space="preserve">n 2011, however, </w:t>
      </w:r>
      <w:r w:rsidR="00876D58">
        <w:rPr>
          <w:lang w:val="en-US"/>
        </w:rPr>
        <w:t xml:space="preserve">the number of non-taxed increased by over 350’000 </w:t>
      </w:r>
      <w:r w:rsidR="009C31C7">
        <w:rPr>
          <w:lang w:val="en-US"/>
        </w:rPr>
        <w:t xml:space="preserve">cases </w:t>
      </w:r>
      <w:r w:rsidR="00876D58">
        <w:rPr>
          <w:lang w:val="en-US"/>
        </w:rPr>
        <w:t>to 1’257’075 (28.5% of all tax subjects)</w:t>
      </w:r>
      <w:r w:rsidR="009C31C7">
        <w:rPr>
          <w:lang w:val="en-US"/>
        </w:rPr>
        <w:t>. This</w:t>
      </w:r>
      <w:r w:rsidR="004710F6">
        <w:rPr>
          <w:lang w:val="en-US"/>
        </w:rPr>
        <w:t xml:space="preserve"> major</w:t>
      </w:r>
      <w:r w:rsidR="009C31C7">
        <w:rPr>
          <w:lang w:val="en-US"/>
        </w:rPr>
        <w:t xml:space="preserve"> increase can be explained with a raise of the exemption threshold and with a raise to allege deductions for married with children. All in all th</w:t>
      </w:r>
      <w:r w:rsidR="00AF6366">
        <w:rPr>
          <w:lang w:val="en-US"/>
        </w:rPr>
        <w:t>e</w:t>
      </w:r>
      <w:r w:rsidR="009C31C7">
        <w:rPr>
          <w:lang w:val="en-US"/>
        </w:rPr>
        <w:t>s</w:t>
      </w:r>
      <w:r w:rsidR="00AF6366">
        <w:rPr>
          <w:lang w:val="en-US"/>
        </w:rPr>
        <w:t>e</w:t>
      </w:r>
      <w:r w:rsidR="009C31C7">
        <w:rPr>
          <w:lang w:val="en-US"/>
        </w:rPr>
        <w:t xml:space="preserve"> fiscal adjustments result in a substantial bigger share of non-taxed and </w:t>
      </w:r>
      <w:r w:rsidR="00481E16">
        <w:rPr>
          <w:lang w:val="en-US"/>
        </w:rPr>
        <w:t xml:space="preserve">an </w:t>
      </w:r>
      <w:r w:rsidR="009C31C7">
        <w:rPr>
          <w:lang w:val="en-US"/>
        </w:rPr>
        <w:t xml:space="preserve">artificial increase of the Gini </w:t>
      </w:r>
      <w:r w:rsidR="00AF6366">
        <w:rPr>
          <w:lang w:val="en-US"/>
        </w:rPr>
        <w:t>c</w:t>
      </w:r>
      <w:r w:rsidR="009C31C7">
        <w:rPr>
          <w:lang w:val="en-US"/>
        </w:rPr>
        <w:t xml:space="preserve">oefficient.  </w:t>
      </w:r>
    </w:p>
    <w:p w14:paraId="21D924E1" w14:textId="77777777" w:rsidR="00497AAC" w:rsidRDefault="00497AAC" w:rsidP="001232D9">
      <w:pPr>
        <w:rPr>
          <w:lang w:val="en-US"/>
        </w:rPr>
      </w:pPr>
    </w:p>
    <w:p w14:paraId="6818F3CD" w14:textId="2A95BC59" w:rsidR="00497AAC" w:rsidRDefault="00AF6366" w:rsidP="001232D9">
      <w:pPr>
        <w:rPr>
          <w:lang w:val="en-US"/>
        </w:rPr>
      </w:pPr>
      <w:r>
        <w:rPr>
          <w:lang w:val="en-US"/>
        </w:rPr>
        <w:t>T</w:t>
      </w:r>
      <w:r w:rsidR="009C31C7">
        <w:rPr>
          <w:lang w:val="en-US"/>
        </w:rPr>
        <w:t xml:space="preserve">he problem </w:t>
      </w:r>
      <w:r>
        <w:rPr>
          <w:lang w:val="en-US"/>
        </w:rPr>
        <w:t xml:space="preserve">of </w:t>
      </w:r>
      <w:r w:rsidR="009C31C7">
        <w:rPr>
          <w:lang w:val="en-US"/>
        </w:rPr>
        <w:t xml:space="preserve">non-taxed </w:t>
      </w:r>
      <w:r>
        <w:rPr>
          <w:lang w:val="en-US"/>
        </w:rPr>
        <w:t>is even</w:t>
      </w:r>
      <w:r w:rsidR="009C31C7">
        <w:rPr>
          <w:lang w:val="en-US"/>
        </w:rPr>
        <w:t xml:space="preserve"> worse </w:t>
      </w:r>
      <w:r>
        <w:rPr>
          <w:lang w:val="en-US"/>
        </w:rPr>
        <w:t>for earlier tax periods. Although the FTA does not report the share of</w:t>
      </w:r>
      <w:r w:rsidR="007572D8">
        <w:rPr>
          <w:lang w:val="en-US"/>
        </w:rPr>
        <w:t xml:space="preserve"> non-taxed</w:t>
      </w:r>
      <w:r w:rsidR="009C31C7">
        <w:rPr>
          <w:lang w:val="en-US"/>
        </w:rPr>
        <w:t xml:space="preserve"> </w:t>
      </w:r>
      <w:r>
        <w:rPr>
          <w:lang w:val="en-US"/>
        </w:rPr>
        <w:t>before 1995/96</w:t>
      </w:r>
      <w:r w:rsidR="00413272">
        <w:rPr>
          <w:lang w:val="en-US"/>
        </w:rPr>
        <w:t>,</w:t>
      </w:r>
      <w:r>
        <w:rPr>
          <w:lang w:val="en-US"/>
        </w:rPr>
        <w:t xml:space="preserve"> Dell et al. (2007) estimated this share </w:t>
      </w:r>
      <w:r w:rsidR="004710F6">
        <w:rPr>
          <w:lang w:val="en-US"/>
        </w:rPr>
        <w:t>from</w:t>
      </w:r>
      <w:r>
        <w:rPr>
          <w:lang w:val="en-US"/>
        </w:rPr>
        <w:t xml:space="preserve"> the difference between the </w:t>
      </w:r>
      <w:r w:rsidR="00481E16">
        <w:rPr>
          <w:lang w:val="en-US"/>
        </w:rPr>
        <w:t>S</w:t>
      </w:r>
      <w:r>
        <w:rPr>
          <w:lang w:val="en-US"/>
        </w:rPr>
        <w:t xml:space="preserve">wiss population over </w:t>
      </w:r>
      <w:r w:rsidR="00481E16">
        <w:rPr>
          <w:lang w:val="en-US"/>
        </w:rPr>
        <w:t>20</w:t>
      </w:r>
      <w:r>
        <w:rPr>
          <w:lang w:val="en-US"/>
        </w:rPr>
        <w:t xml:space="preserve"> </w:t>
      </w:r>
      <w:r w:rsidR="00B6365F">
        <w:rPr>
          <w:lang w:val="en-US"/>
        </w:rPr>
        <w:t xml:space="preserve">(census report) </w:t>
      </w:r>
      <w:r>
        <w:rPr>
          <w:lang w:val="en-US"/>
        </w:rPr>
        <w:t xml:space="preserve">and the number of taxed people. </w:t>
      </w:r>
      <w:r w:rsidR="00B6365F">
        <w:rPr>
          <w:lang w:val="en-US"/>
        </w:rPr>
        <w:t xml:space="preserve">They find the covered part of the population to be lower the earlier the </w:t>
      </w:r>
      <w:r w:rsidR="00413272">
        <w:rPr>
          <w:lang w:val="en-US"/>
        </w:rPr>
        <w:t>period in question.</w:t>
      </w:r>
      <w:r w:rsidR="00A14ACB">
        <w:rPr>
          <w:lang w:val="en-US"/>
        </w:rPr>
        <w:t xml:space="preserve"> </w:t>
      </w:r>
      <w:r w:rsidR="00E05C8B" w:rsidRPr="00154023">
        <w:rPr>
          <w:lang w:val="en-US"/>
        </w:rPr>
        <w:t xml:space="preserve">According to their estimations </w:t>
      </w:r>
      <w:r w:rsidR="006A2614">
        <w:rPr>
          <w:lang w:val="en-US"/>
        </w:rPr>
        <w:t>the</w:t>
      </w:r>
      <w:r w:rsidR="00E05C8B" w:rsidRPr="00154023">
        <w:rPr>
          <w:lang w:val="en-US"/>
        </w:rPr>
        <w:t xml:space="preserve"> </w:t>
      </w:r>
      <w:r w:rsidR="007572D8">
        <w:rPr>
          <w:lang w:val="en-US"/>
        </w:rPr>
        <w:t>share</w:t>
      </w:r>
      <w:r w:rsidR="006A2614">
        <w:rPr>
          <w:lang w:val="en-US"/>
        </w:rPr>
        <w:t xml:space="preserve"> of</w:t>
      </w:r>
      <w:r w:rsidR="00E05C8B" w:rsidRPr="00154023">
        <w:rPr>
          <w:lang w:val="en-US"/>
        </w:rPr>
        <w:t xml:space="preserve"> </w:t>
      </w:r>
      <w:r w:rsidR="006A2614">
        <w:rPr>
          <w:lang w:val="en-US"/>
        </w:rPr>
        <w:t xml:space="preserve">tax subjects represented in FTA </w:t>
      </w:r>
      <w:r w:rsidR="00A14ACB">
        <w:rPr>
          <w:lang w:val="en-US"/>
        </w:rPr>
        <w:t>t</w:t>
      </w:r>
      <w:r w:rsidR="006A2614">
        <w:rPr>
          <w:lang w:val="en-US"/>
        </w:rPr>
        <w:t xml:space="preserve">ax statistic </w:t>
      </w:r>
      <w:r w:rsidR="00A14ACB">
        <w:rPr>
          <w:lang w:val="en-US"/>
        </w:rPr>
        <w:t>varies</w:t>
      </w:r>
      <w:r w:rsidR="00A14ACB" w:rsidRPr="00154023">
        <w:rPr>
          <w:lang w:val="en-US"/>
        </w:rPr>
        <w:t xml:space="preserve"> </w:t>
      </w:r>
      <w:r w:rsidR="00E05C8B" w:rsidRPr="00154023">
        <w:rPr>
          <w:lang w:val="en-US"/>
        </w:rPr>
        <w:t xml:space="preserve">from 94% in 1993/1994 to </w:t>
      </w:r>
      <w:r w:rsidR="007572D8">
        <w:rPr>
          <w:lang w:val="en-US"/>
        </w:rPr>
        <w:t>13.7</w:t>
      </w:r>
      <w:r w:rsidR="00E05C8B" w:rsidRPr="00154023">
        <w:rPr>
          <w:lang w:val="en-US"/>
        </w:rPr>
        <w:t>% bac</w:t>
      </w:r>
      <w:r w:rsidR="007572D8">
        <w:rPr>
          <w:lang w:val="en-US"/>
        </w:rPr>
        <w:t>k in 1933</w:t>
      </w:r>
      <w:r w:rsidR="00E05C8B" w:rsidRPr="00154023">
        <w:rPr>
          <w:lang w:val="en-US"/>
        </w:rPr>
        <w:t>.</w:t>
      </w:r>
      <w:r w:rsidR="007572D8">
        <w:rPr>
          <w:lang w:val="en-US"/>
        </w:rPr>
        <w:t xml:space="preserve"> I</w:t>
      </w:r>
      <w:r w:rsidR="006A2614">
        <w:rPr>
          <w:lang w:val="en-US"/>
        </w:rPr>
        <w:t xml:space="preserve">t is </w:t>
      </w:r>
      <w:r w:rsidR="004710F6">
        <w:rPr>
          <w:lang w:val="en-US"/>
        </w:rPr>
        <w:t xml:space="preserve">highly </w:t>
      </w:r>
      <w:r w:rsidR="006A2614">
        <w:rPr>
          <w:lang w:val="en-US"/>
        </w:rPr>
        <w:t>questionable if analys</w:t>
      </w:r>
      <w:r w:rsidR="00D34AF2">
        <w:rPr>
          <w:lang w:val="en-US"/>
        </w:rPr>
        <w:t>i</w:t>
      </w:r>
      <w:r w:rsidR="006A2614">
        <w:rPr>
          <w:lang w:val="en-US"/>
        </w:rPr>
        <w:t xml:space="preserve">s </w:t>
      </w:r>
      <w:r w:rsidR="007572D8">
        <w:rPr>
          <w:lang w:val="en-US"/>
        </w:rPr>
        <w:t xml:space="preserve">based only </w:t>
      </w:r>
      <w:r w:rsidR="00D34AF2">
        <w:rPr>
          <w:lang w:val="en-US"/>
        </w:rPr>
        <w:t xml:space="preserve">on </w:t>
      </w:r>
      <w:r w:rsidR="007572D8">
        <w:rPr>
          <w:lang w:val="en-US"/>
        </w:rPr>
        <w:t>a small fraction of the population is appropriate.</w:t>
      </w:r>
    </w:p>
    <w:p w14:paraId="5EDE6949" w14:textId="77777777" w:rsidR="008F4037" w:rsidRDefault="008F4037" w:rsidP="001232D9">
      <w:pPr>
        <w:rPr>
          <w:lang w:val="en-US"/>
        </w:rPr>
      </w:pPr>
    </w:p>
    <w:p w14:paraId="001D011B" w14:textId="1524E065" w:rsidR="00D34AF2" w:rsidRPr="00C6127A" w:rsidRDefault="00D34AF2" w:rsidP="001232D9">
      <w:pPr>
        <w:rPr>
          <w:lang w:val="en-US"/>
        </w:rPr>
      </w:pPr>
    </w:p>
    <w:p w14:paraId="743F023D" w14:textId="5B01A164" w:rsidR="00497AAC" w:rsidRPr="00B36635" w:rsidRDefault="005D54DB" w:rsidP="00497AAC">
      <w:pPr>
        <w:pStyle w:val="Heading1"/>
        <w:rPr>
          <w:lang w:val="en-US"/>
        </w:rPr>
      </w:pPr>
      <w:bookmarkStart w:id="241" w:name="_Toc406505804"/>
      <w:r>
        <w:rPr>
          <w:lang w:val="en-US"/>
        </w:rPr>
        <w:t xml:space="preserve">Discussion </w:t>
      </w:r>
      <w:r w:rsidR="0042665B">
        <w:rPr>
          <w:lang w:val="en-US"/>
        </w:rPr>
        <w:t xml:space="preserve">and </w:t>
      </w:r>
      <w:r w:rsidR="00154023">
        <w:rPr>
          <w:lang w:val="en-US"/>
        </w:rPr>
        <w:t>Conclusion</w:t>
      </w:r>
      <w:bookmarkEnd w:id="241"/>
    </w:p>
    <w:p w14:paraId="4E5BF984" w14:textId="76CDE313" w:rsidR="005350F7" w:rsidRPr="008B2031" w:rsidRDefault="005350F7" w:rsidP="005350F7">
      <w:pPr>
        <w:pStyle w:val="Standard1"/>
        <w:rPr>
          <w:rFonts w:ascii="Lucida Sans" w:hAnsi="Lucida Sans"/>
          <w:sz w:val="19"/>
          <w:szCs w:val="19"/>
          <w:lang w:val="en-US"/>
        </w:rPr>
      </w:pPr>
      <w:r w:rsidRPr="008B2031">
        <w:rPr>
          <w:rFonts w:ascii="Lucida Sans" w:hAnsi="Lucida Sans"/>
          <w:sz w:val="19"/>
          <w:szCs w:val="19"/>
          <w:lang w:val="en-US"/>
        </w:rPr>
        <w:t xml:space="preserve">In </w:t>
      </w:r>
      <w:r w:rsidR="00A263CD">
        <w:rPr>
          <w:rFonts w:ascii="Lucida Sans" w:hAnsi="Lucida Sans"/>
          <w:sz w:val="19"/>
          <w:szCs w:val="19"/>
          <w:lang w:val="en-US"/>
        </w:rPr>
        <w:t>this</w:t>
      </w:r>
      <w:r w:rsidRPr="008B2031">
        <w:rPr>
          <w:rFonts w:ascii="Lucida Sans" w:hAnsi="Lucida Sans"/>
          <w:sz w:val="19"/>
          <w:szCs w:val="19"/>
          <w:lang w:val="en-US"/>
        </w:rPr>
        <w:t xml:space="preserve"> paper we checked the suitability of tax data to carry out inequality trend research</w:t>
      </w:r>
      <w:r w:rsidR="00A263CD">
        <w:rPr>
          <w:rFonts w:ascii="Lucida Sans" w:hAnsi="Lucida Sans"/>
          <w:sz w:val="19"/>
          <w:szCs w:val="19"/>
          <w:lang w:val="en-US"/>
        </w:rPr>
        <w:t xml:space="preserve"> and </w:t>
      </w:r>
      <w:r w:rsidR="003D2183">
        <w:rPr>
          <w:rFonts w:ascii="Lucida Sans" w:hAnsi="Lucida Sans"/>
          <w:sz w:val="19"/>
          <w:szCs w:val="19"/>
          <w:lang w:val="en-US"/>
        </w:rPr>
        <w:t xml:space="preserve">showed that tax data </w:t>
      </w:r>
      <w:r w:rsidR="00264D81">
        <w:rPr>
          <w:rFonts w:ascii="Lucida Sans" w:hAnsi="Lucida Sans"/>
          <w:sz w:val="19"/>
          <w:szCs w:val="19"/>
          <w:lang w:val="en-US"/>
        </w:rPr>
        <w:t>has</w:t>
      </w:r>
      <w:r w:rsidR="003D2183">
        <w:rPr>
          <w:rFonts w:ascii="Lucida Sans" w:hAnsi="Lucida Sans"/>
          <w:sz w:val="19"/>
          <w:szCs w:val="19"/>
          <w:lang w:val="en-US"/>
        </w:rPr>
        <w:t xml:space="preserve"> </w:t>
      </w:r>
      <w:r w:rsidR="00264D81">
        <w:rPr>
          <w:rFonts w:ascii="Lucida Sans" w:hAnsi="Lucida Sans"/>
          <w:sz w:val="19"/>
          <w:szCs w:val="19"/>
          <w:lang w:val="en-US"/>
        </w:rPr>
        <w:t xml:space="preserve">strong advantages like long time availability </w:t>
      </w:r>
      <w:proofErr w:type="gramStart"/>
      <w:r w:rsidR="00264D81">
        <w:rPr>
          <w:rFonts w:ascii="Lucida Sans" w:hAnsi="Lucida Sans"/>
          <w:sz w:val="19"/>
          <w:szCs w:val="19"/>
          <w:lang w:val="en-US"/>
        </w:rPr>
        <w:t xml:space="preserve">and </w:t>
      </w:r>
      <w:ins w:id="242" w:author="Hümbelin Oliver" w:date="2015-04-13T18:51:00Z">
        <w:r w:rsidR="004B3D0C">
          <w:rPr>
            <w:rFonts w:ascii="Lucida Sans" w:hAnsi="Lucida Sans"/>
            <w:sz w:val="19"/>
            <w:szCs w:val="19"/>
            <w:lang w:val="en-US"/>
          </w:rPr>
          <w:t xml:space="preserve"> </w:t>
        </w:r>
      </w:ins>
      <w:ins w:id="243" w:author="Hümbelin Oliver" w:date="2015-04-13T19:26:00Z">
        <w:r w:rsidR="00556651">
          <w:rPr>
            <w:rFonts w:ascii="Lucida Sans" w:hAnsi="Lucida Sans"/>
            <w:sz w:val="19"/>
            <w:szCs w:val="19"/>
            <w:lang w:val="en-US"/>
          </w:rPr>
          <w:t>no</w:t>
        </w:r>
      </w:ins>
      <w:proofErr w:type="gramEnd"/>
      <w:ins w:id="244" w:author="Hümbelin Oliver" w:date="2015-04-13T18:53:00Z">
        <w:r w:rsidR="004B3D0C">
          <w:rPr>
            <w:rFonts w:ascii="Lucida Sans" w:hAnsi="Lucida Sans"/>
            <w:sz w:val="19"/>
            <w:szCs w:val="19"/>
            <w:lang w:val="en-US"/>
          </w:rPr>
          <w:t xml:space="preserve"> problems stemming from non-response of high and low income households, like it </w:t>
        </w:r>
      </w:ins>
      <w:ins w:id="245" w:author="Hümbelin Oliver" w:date="2015-04-13T18:56:00Z">
        <w:r w:rsidR="0005180B">
          <w:rPr>
            <w:rFonts w:ascii="Lucida Sans" w:hAnsi="Lucida Sans"/>
            <w:sz w:val="19"/>
            <w:szCs w:val="19"/>
            <w:lang w:val="en-US"/>
          </w:rPr>
          <w:t>is a sourc</w:t>
        </w:r>
      </w:ins>
      <w:ins w:id="246" w:author="Hümbelin Oliver" w:date="2015-04-13T19:26:00Z">
        <w:r w:rsidR="00556651">
          <w:rPr>
            <w:rFonts w:ascii="Lucida Sans" w:hAnsi="Lucida Sans"/>
            <w:sz w:val="19"/>
            <w:szCs w:val="19"/>
            <w:lang w:val="en-US"/>
          </w:rPr>
          <w:t>e</w:t>
        </w:r>
      </w:ins>
      <w:ins w:id="247" w:author="Hümbelin Oliver" w:date="2015-04-13T18:56:00Z">
        <w:r w:rsidR="0005180B">
          <w:rPr>
            <w:rFonts w:ascii="Lucida Sans" w:hAnsi="Lucida Sans"/>
            <w:sz w:val="19"/>
            <w:szCs w:val="19"/>
            <w:lang w:val="en-US"/>
          </w:rPr>
          <w:t xml:space="preserve"> of bias for survey data.</w:t>
        </w:r>
      </w:ins>
      <w:ins w:id="248" w:author="Hümbelin Oliver" w:date="2015-04-13T18:53:00Z">
        <w:r w:rsidR="004B3D0C">
          <w:rPr>
            <w:rFonts w:ascii="Lucida Sans" w:hAnsi="Lucida Sans"/>
            <w:sz w:val="19"/>
            <w:szCs w:val="19"/>
            <w:lang w:val="en-US"/>
          </w:rPr>
          <w:t xml:space="preserve"> </w:t>
        </w:r>
      </w:ins>
      <w:del w:id="249" w:author="Hümbelin Oliver" w:date="2015-04-13T18:57:00Z">
        <w:r w:rsidR="00264D81" w:rsidDel="0005180B">
          <w:rPr>
            <w:rFonts w:ascii="Lucida Sans" w:hAnsi="Lucida Sans"/>
            <w:sz w:val="19"/>
            <w:szCs w:val="19"/>
            <w:lang w:val="en-US"/>
          </w:rPr>
          <w:delText>, but in the</w:delText>
        </w:r>
      </w:del>
      <w:del w:id="250" w:author="Hümbelin Oliver" w:date="2015-04-13T19:26:00Z">
        <w:r w:rsidR="00264D81" w:rsidDel="00556651">
          <w:rPr>
            <w:rFonts w:ascii="Lucida Sans" w:hAnsi="Lucida Sans"/>
            <w:sz w:val="19"/>
            <w:szCs w:val="19"/>
            <w:lang w:val="en-US"/>
          </w:rPr>
          <w:delText xml:space="preserve"> </w:delText>
        </w:r>
      </w:del>
      <w:del w:id="251" w:author="Hümbelin Oliver" w:date="2015-04-13T18:57:00Z">
        <w:r w:rsidR="00264D81" w:rsidDel="0005180B">
          <w:rPr>
            <w:rFonts w:ascii="Lucida Sans" w:hAnsi="Lucida Sans"/>
            <w:sz w:val="19"/>
            <w:szCs w:val="19"/>
            <w:lang w:val="en-US"/>
          </w:rPr>
          <w:delText>same time</w:delText>
        </w:r>
      </w:del>
      <w:ins w:id="252" w:author="Hümbelin Oliver" w:date="2015-04-13T19:26:00Z">
        <w:r w:rsidR="00556651">
          <w:rPr>
            <w:rFonts w:ascii="Lucida Sans" w:hAnsi="Lucida Sans"/>
            <w:sz w:val="19"/>
            <w:szCs w:val="19"/>
            <w:lang w:val="en-US"/>
          </w:rPr>
          <w:t xml:space="preserve">At the same </w:t>
        </w:r>
        <w:proofErr w:type="spellStart"/>
        <w:r w:rsidR="00556651">
          <w:rPr>
            <w:rFonts w:ascii="Lucida Sans" w:hAnsi="Lucida Sans"/>
            <w:sz w:val="19"/>
            <w:szCs w:val="19"/>
            <w:lang w:val="en-US"/>
          </w:rPr>
          <w:t>time</w:t>
        </w:r>
      </w:ins>
      <w:del w:id="253" w:author="Hümbelin Oliver" w:date="2015-04-13T18:57:00Z">
        <w:r w:rsidR="00264D81" w:rsidDel="0005180B">
          <w:rPr>
            <w:rFonts w:ascii="Lucida Sans" w:hAnsi="Lucida Sans"/>
            <w:sz w:val="19"/>
            <w:szCs w:val="19"/>
            <w:lang w:val="en-US"/>
          </w:rPr>
          <w:delText xml:space="preserve"> </w:delText>
        </w:r>
      </w:del>
      <w:r w:rsidR="00264D81">
        <w:rPr>
          <w:rFonts w:ascii="Lucida Sans" w:hAnsi="Lucida Sans"/>
          <w:sz w:val="19"/>
          <w:szCs w:val="19"/>
          <w:lang w:val="en-US"/>
        </w:rPr>
        <w:t>not</w:t>
      </w:r>
      <w:proofErr w:type="spellEnd"/>
      <w:r w:rsidR="00264D81">
        <w:rPr>
          <w:rFonts w:ascii="Lucida Sans" w:hAnsi="Lucida Sans"/>
          <w:sz w:val="19"/>
          <w:szCs w:val="19"/>
          <w:lang w:val="en-US"/>
        </w:rPr>
        <w:t xml:space="preserve"> all theoretically relevant concepts are addressed properly. </w:t>
      </w:r>
      <w:r w:rsidRPr="00A263CD">
        <w:rPr>
          <w:rFonts w:ascii="Lucida Sans" w:hAnsi="Lucida Sans"/>
          <w:sz w:val="19"/>
          <w:szCs w:val="19"/>
          <w:lang w:val="en-US"/>
        </w:rPr>
        <w:t xml:space="preserve"> </w:t>
      </w:r>
      <w:r w:rsidRPr="008B2031">
        <w:rPr>
          <w:rFonts w:ascii="Lucida Sans" w:hAnsi="Lucida Sans"/>
          <w:sz w:val="19"/>
          <w:szCs w:val="19"/>
          <w:lang w:val="en-US"/>
        </w:rPr>
        <w:t xml:space="preserve">After </w:t>
      </w:r>
      <w:r w:rsidR="00DE39E9">
        <w:rPr>
          <w:rFonts w:ascii="Lucida Sans" w:hAnsi="Lucida Sans"/>
          <w:sz w:val="19"/>
          <w:szCs w:val="19"/>
          <w:lang w:val="en-US"/>
        </w:rPr>
        <w:t xml:space="preserve">pointing out </w:t>
      </w:r>
      <w:r w:rsidR="005C4E90">
        <w:rPr>
          <w:rFonts w:ascii="Lucida Sans" w:hAnsi="Lucida Sans"/>
          <w:sz w:val="19"/>
          <w:szCs w:val="19"/>
          <w:lang w:val="en-US"/>
        </w:rPr>
        <w:t xml:space="preserve">ideal inequality related theoretical concepts concerning the definition of </w:t>
      </w:r>
      <w:del w:id="254" w:author="Hümbelin Oliver" w:date="2015-04-13T18:58:00Z">
        <w:r w:rsidR="00190924" w:rsidDel="0005180B">
          <w:rPr>
            <w:rFonts w:ascii="Lucida Sans" w:hAnsi="Lucida Sans"/>
            <w:sz w:val="19"/>
            <w:szCs w:val="19"/>
            <w:lang w:val="en-US"/>
          </w:rPr>
          <w:delText>econom</w:delText>
        </w:r>
        <w:r w:rsidR="005C4E90" w:rsidDel="0005180B">
          <w:rPr>
            <w:rFonts w:ascii="Lucida Sans" w:hAnsi="Lucida Sans"/>
            <w:sz w:val="19"/>
            <w:szCs w:val="19"/>
            <w:lang w:val="en-US"/>
          </w:rPr>
          <w:delText>ic resources</w:delText>
        </w:r>
      </w:del>
      <w:ins w:id="255" w:author="Hümbelin Oliver" w:date="2015-04-13T18:58:00Z">
        <w:r w:rsidR="0005180B">
          <w:rPr>
            <w:rFonts w:ascii="Lucida Sans" w:hAnsi="Lucida Sans"/>
            <w:sz w:val="19"/>
            <w:szCs w:val="19"/>
            <w:lang w:val="en-US"/>
          </w:rPr>
          <w:t>income</w:t>
        </w:r>
      </w:ins>
      <w:r w:rsidR="005C4E90">
        <w:rPr>
          <w:rFonts w:ascii="Lucida Sans" w:hAnsi="Lucida Sans"/>
          <w:sz w:val="19"/>
          <w:szCs w:val="19"/>
          <w:lang w:val="en-US"/>
        </w:rPr>
        <w:t>, statistical units, measurement</w:t>
      </w:r>
      <w:r w:rsidR="00DE39E9">
        <w:rPr>
          <w:rFonts w:ascii="Lucida Sans" w:hAnsi="Lucida Sans"/>
          <w:sz w:val="19"/>
          <w:szCs w:val="19"/>
          <w:lang w:val="en-US"/>
        </w:rPr>
        <w:t xml:space="preserve"> of inequality</w:t>
      </w:r>
      <w:r w:rsidR="005C4E90">
        <w:rPr>
          <w:rFonts w:ascii="Lucida Sans" w:hAnsi="Lucida Sans"/>
          <w:sz w:val="19"/>
          <w:szCs w:val="19"/>
          <w:lang w:val="en-US"/>
        </w:rPr>
        <w:t xml:space="preserve"> and </w:t>
      </w:r>
      <w:ins w:id="256" w:author="Hümbelin Oliver" w:date="2015-04-13T18:58:00Z">
        <w:r w:rsidR="0005180B">
          <w:rPr>
            <w:rFonts w:ascii="Lucida Sans" w:hAnsi="Lucida Sans"/>
            <w:sz w:val="19"/>
            <w:szCs w:val="19"/>
            <w:lang w:val="en-US"/>
          </w:rPr>
          <w:t xml:space="preserve">population </w:t>
        </w:r>
      </w:ins>
      <w:r w:rsidR="005C4E90">
        <w:rPr>
          <w:rFonts w:ascii="Lucida Sans" w:hAnsi="Lucida Sans"/>
          <w:sz w:val="19"/>
          <w:szCs w:val="19"/>
          <w:lang w:val="en-US"/>
        </w:rPr>
        <w:t>coverage</w:t>
      </w:r>
      <w:del w:id="257" w:author="Hümbelin Oliver" w:date="2015-04-13T18:58:00Z">
        <w:r w:rsidR="005C4E90" w:rsidDel="0005180B">
          <w:rPr>
            <w:rFonts w:ascii="Lucida Sans" w:hAnsi="Lucida Sans"/>
            <w:sz w:val="19"/>
            <w:szCs w:val="19"/>
            <w:lang w:val="en-US"/>
          </w:rPr>
          <w:delText xml:space="preserve"> issues</w:delText>
        </w:r>
      </w:del>
      <w:r w:rsidR="002C5517">
        <w:rPr>
          <w:rFonts w:ascii="Lucida Sans" w:hAnsi="Lucida Sans"/>
          <w:sz w:val="19"/>
          <w:szCs w:val="19"/>
          <w:lang w:val="en-US"/>
        </w:rPr>
        <w:t xml:space="preserve">, </w:t>
      </w:r>
      <w:r w:rsidRPr="008B2031">
        <w:rPr>
          <w:rFonts w:ascii="Lucida Sans" w:hAnsi="Lucida Sans"/>
          <w:sz w:val="19"/>
          <w:szCs w:val="19"/>
          <w:lang w:val="en-US"/>
        </w:rPr>
        <w:t xml:space="preserve">we </w:t>
      </w:r>
      <w:del w:id="258" w:author="Hümbelin Oliver" w:date="2015-04-13T19:27:00Z">
        <w:r w:rsidRPr="008B2031" w:rsidDel="00556651">
          <w:rPr>
            <w:rFonts w:ascii="Lucida Sans" w:hAnsi="Lucida Sans"/>
            <w:sz w:val="19"/>
            <w:szCs w:val="19"/>
            <w:lang w:val="en-US"/>
          </w:rPr>
          <w:delText>evaluate</w:delText>
        </w:r>
        <w:r w:rsidR="002C5517" w:rsidDel="00556651">
          <w:rPr>
            <w:rFonts w:ascii="Lucida Sans" w:hAnsi="Lucida Sans"/>
            <w:sz w:val="19"/>
            <w:szCs w:val="19"/>
            <w:lang w:val="en-US"/>
          </w:rPr>
          <w:delText>d</w:delText>
        </w:r>
        <w:r w:rsidRPr="008B2031" w:rsidDel="00556651">
          <w:rPr>
            <w:rFonts w:ascii="Lucida Sans" w:hAnsi="Lucida Sans"/>
            <w:sz w:val="19"/>
            <w:szCs w:val="19"/>
            <w:lang w:val="en-US"/>
          </w:rPr>
          <w:delText xml:space="preserve"> </w:delText>
        </w:r>
      </w:del>
      <w:ins w:id="259" w:author="Hümbelin Oliver" w:date="2015-04-13T19:27:00Z">
        <w:r w:rsidR="00556651">
          <w:rPr>
            <w:rFonts w:ascii="Lucida Sans" w:hAnsi="Lucida Sans"/>
            <w:sz w:val="19"/>
            <w:szCs w:val="19"/>
            <w:lang w:val="en-US"/>
          </w:rPr>
          <w:t>quantified magnitude and directions of the depicted potential</w:t>
        </w:r>
      </w:ins>
      <w:ins w:id="260" w:author="Hümbelin Oliver" w:date="2015-04-13T19:29:00Z">
        <w:r w:rsidR="00556651">
          <w:rPr>
            <w:rFonts w:ascii="Lucida Sans" w:hAnsi="Lucida Sans"/>
            <w:sz w:val="19"/>
            <w:szCs w:val="19"/>
            <w:lang w:val="en-US"/>
          </w:rPr>
          <w:t>s</w:t>
        </w:r>
      </w:ins>
      <w:ins w:id="261" w:author="Hümbelin Oliver" w:date="2015-04-13T19:27:00Z">
        <w:r w:rsidR="00556651">
          <w:rPr>
            <w:rFonts w:ascii="Lucida Sans" w:hAnsi="Lucida Sans"/>
            <w:sz w:val="19"/>
            <w:szCs w:val="19"/>
            <w:lang w:val="en-US"/>
          </w:rPr>
          <w:t xml:space="preserve"> for </w:t>
        </w:r>
      </w:ins>
      <w:ins w:id="262" w:author="Hümbelin Oliver" w:date="2015-04-13T19:29:00Z">
        <w:r w:rsidR="00556651">
          <w:rPr>
            <w:rFonts w:ascii="Lucida Sans" w:hAnsi="Lucida Sans"/>
            <w:sz w:val="19"/>
            <w:szCs w:val="19"/>
            <w:lang w:val="en-US"/>
          </w:rPr>
          <w:t xml:space="preserve">a </w:t>
        </w:r>
      </w:ins>
      <w:ins w:id="263" w:author="Hümbelin Oliver" w:date="2015-04-13T19:27:00Z">
        <w:r w:rsidR="00556651">
          <w:rPr>
            <w:rFonts w:ascii="Lucida Sans" w:hAnsi="Lucida Sans"/>
            <w:sz w:val="19"/>
            <w:szCs w:val="19"/>
            <w:lang w:val="en-US"/>
          </w:rPr>
          <w:t xml:space="preserve">bias </w:t>
        </w:r>
      </w:ins>
      <w:ins w:id="264" w:author="Hümbelin Oliver" w:date="2015-04-13T19:28:00Z">
        <w:r w:rsidR="00556651">
          <w:rPr>
            <w:rFonts w:ascii="Lucida Sans" w:hAnsi="Lucida Sans"/>
            <w:sz w:val="19"/>
            <w:szCs w:val="19"/>
            <w:lang w:val="en-US"/>
          </w:rPr>
          <w:t xml:space="preserve">with </w:t>
        </w:r>
      </w:ins>
      <w:del w:id="265" w:author="Hümbelin Oliver" w:date="2015-04-13T19:28:00Z">
        <w:r w:rsidRPr="008B2031" w:rsidDel="00556651">
          <w:rPr>
            <w:rFonts w:ascii="Lucida Sans" w:hAnsi="Lucida Sans"/>
            <w:sz w:val="19"/>
            <w:szCs w:val="19"/>
            <w:lang w:val="en-US"/>
          </w:rPr>
          <w:delText xml:space="preserve">the </w:delText>
        </w:r>
        <w:r w:rsidR="00A263CD" w:rsidDel="00556651">
          <w:rPr>
            <w:rFonts w:ascii="Lucida Sans" w:hAnsi="Lucida Sans"/>
            <w:sz w:val="19"/>
            <w:szCs w:val="19"/>
            <w:lang w:val="en-US"/>
          </w:rPr>
          <w:delText>advantages and disadvantages</w:delText>
        </w:r>
        <w:r w:rsidR="00A263CD" w:rsidRPr="008B2031" w:rsidDel="00556651">
          <w:rPr>
            <w:rFonts w:ascii="Lucida Sans" w:hAnsi="Lucida Sans"/>
            <w:sz w:val="19"/>
            <w:szCs w:val="19"/>
            <w:lang w:val="en-US"/>
          </w:rPr>
          <w:delText xml:space="preserve"> </w:delText>
        </w:r>
        <w:r w:rsidRPr="008B2031" w:rsidDel="00556651">
          <w:rPr>
            <w:rFonts w:ascii="Lucida Sans" w:hAnsi="Lucida Sans"/>
            <w:sz w:val="19"/>
            <w:szCs w:val="19"/>
            <w:lang w:val="en-US"/>
          </w:rPr>
          <w:delText>of</w:delText>
        </w:r>
      </w:del>
      <w:r w:rsidRPr="008B2031">
        <w:rPr>
          <w:rFonts w:ascii="Lucida Sans" w:hAnsi="Lucida Sans"/>
          <w:sz w:val="19"/>
          <w:szCs w:val="19"/>
          <w:lang w:val="en-US"/>
        </w:rPr>
        <w:t xml:space="preserve"> </w:t>
      </w:r>
      <w:r w:rsidR="00887475">
        <w:rPr>
          <w:rFonts w:ascii="Lucida Sans" w:hAnsi="Lucida Sans"/>
          <w:sz w:val="19"/>
          <w:szCs w:val="19"/>
          <w:lang w:val="en-US"/>
        </w:rPr>
        <w:t xml:space="preserve">real </w:t>
      </w:r>
      <w:r w:rsidRPr="008B2031">
        <w:rPr>
          <w:rFonts w:ascii="Lucida Sans" w:hAnsi="Lucida Sans"/>
          <w:sz w:val="19"/>
          <w:szCs w:val="19"/>
          <w:lang w:val="en-US"/>
        </w:rPr>
        <w:t>tax data</w:t>
      </w:r>
      <w:r w:rsidR="00736B6F">
        <w:rPr>
          <w:rFonts w:ascii="Lucida Sans" w:hAnsi="Lucida Sans"/>
          <w:sz w:val="19"/>
          <w:szCs w:val="19"/>
          <w:lang w:val="en-US"/>
        </w:rPr>
        <w:t xml:space="preserve"> </w:t>
      </w:r>
      <w:del w:id="266" w:author="Hümbelin Oliver" w:date="2015-04-13T19:28:00Z">
        <w:r w:rsidR="00736B6F" w:rsidDel="00556651">
          <w:rPr>
            <w:rFonts w:ascii="Lucida Sans" w:hAnsi="Lucida Sans"/>
            <w:sz w:val="19"/>
            <w:szCs w:val="19"/>
            <w:lang w:val="en-US"/>
          </w:rPr>
          <w:delText>by</w:delText>
        </w:r>
        <w:r w:rsidRPr="008B2031" w:rsidDel="00556651">
          <w:rPr>
            <w:rFonts w:ascii="Lucida Sans" w:hAnsi="Lucida Sans"/>
            <w:sz w:val="19"/>
            <w:szCs w:val="19"/>
            <w:lang w:val="en-US"/>
          </w:rPr>
          <w:delText xml:space="preserve"> </w:delText>
        </w:r>
      </w:del>
      <w:r w:rsidRPr="008B2031">
        <w:rPr>
          <w:rFonts w:ascii="Lucida Sans" w:hAnsi="Lucida Sans"/>
          <w:sz w:val="19"/>
          <w:szCs w:val="19"/>
          <w:lang w:val="en-US"/>
        </w:rPr>
        <w:t xml:space="preserve">using </w:t>
      </w:r>
      <w:r w:rsidR="00190924" w:rsidRPr="008B2031">
        <w:rPr>
          <w:rFonts w:ascii="Lucida Sans" w:hAnsi="Lucida Sans"/>
          <w:sz w:val="19"/>
          <w:szCs w:val="19"/>
          <w:lang w:val="en-US"/>
        </w:rPr>
        <w:t>Swiss</w:t>
      </w:r>
      <w:r w:rsidR="00190924">
        <w:rPr>
          <w:rFonts w:ascii="Lucida Sans" w:hAnsi="Lucida Sans"/>
          <w:sz w:val="19"/>
          <w:szCs w:val="19"/>
          <w:lang w:val="en-US"/>
        </w:rPr>
        <w:t xml:space="preserve"> income</w:t>
      </w:r>
      <w:r w:rsidRPr="008B2031">
        <w:rPr>
          <w:rFonts w:ascii="Lucida Sans" w:hAnsi="Lucida Sans"/>
          <w:sz w:val="19"/>
          <w:szCs w:val="19"/>
          <w:lang w:val="en-US"/>
        </w:rPr>
        <w:t xml:space="preserve"> tax data provided by the Federal Tax Administration</w:t>
      </w:r>
      <w:r w:rsidR="00481E16">
        <w:rPr>
          <w:rFonts w:ascii="Lucida Sans" w:hAnsi="Lucida Sans"/>
          <w:sz w:val="19"/>
          <w:szCs w:val="19"/>
          <w:lang w:val="en-US"/>
        </w:rPr>
        <w:t xml:space="preserve"> (FTA)</w:t>
      </w:r>
      <w:r w:rsidRPr="008B2031">
        <w:rPr>
          <w:rFonts w:ascii="Lucida Sans" w:hAnsi="Lucida Sans"/>
          <w:sz w:val="19"/>
          <w:szCs w:val="19"/>
          <w:lang w:val="en-US"/>
        </w:rPr>
        <w:t xml:space="preserve"> </w:t>
      </w:r>
      <w:ins w:id="267" w:author="Hümbelin Oliver" w:date="2015-04-13T18:58:00Z">
        <w:r w:rsidR="0005180B">
          <w:rPr>
            <w:rFonts w:ascii="Lucida Sans" w:hAnsi="Lucida Sans"/>
            <w:sz w:val="19"/>
            <w:szCs w:val="19"/>
            <w:lang w:val="en-US"/>
          </w:rPr>
          <w:t xml:space="preserve">and micro tax data from the canton of Berne </w:t>
        </w:r>
      </w:ins>
      <w:r w:rsidRPr="008B2031">
        <w:rPr>
          <w:rFonts w:ascii="Lucida Sans" w:hAnsi="Lucida Sans"/>
          <w:sz w:val="19"/>
          <w:szCs w:val="19"/>
          <w:lang w:val="en-US"/>
        </w:rPr>
        <w:t xml:space="preserve">as an example. </w:t>
      </w:r>
      <w:r w:rsidR="00736B6F">
        <w:rPr>
          <w:rFonts w:ascii="Lucida Sans" w:hAnsi="Lucida Sans"/>
          <w:sz w:val="19"/>
          <w:szCs w:val="19"/>
          <w:lang w:val="en-US"/>
        </w:rPr>
        <w:t>In the following, we want to sort</w:t>
      </w:r>
      <w:r w:rsidR="00190924">
        <w:rPr>
          <w:rFonts w:ascii="Lucida Sans" w:hAnsi="Lucida Sans"/>
          <w:sz w:val="19"/>
          <w:szCs w:val="19"/>
          <w:lang w:val="en-US"/>
        </w:rPr>
        <w:t xml:space="preserve"> out major and minor methodological issues</w:t>
      </w:r>
      <w:r w:rsidR="00736B6F">
        <w:rPr>
          <w:rFonts w:ascii="Lucida Sans" w:hAnsi="Lucida Sans"/>
          <w:sz w:val="19"/>
          <w:szCs w:val="19"/>
          <w:lang w:val="en-US"/>
        </w:rPr>
        <w:t xml:space="preserve"> by projecting the conclusions from the case of Switzerland to a more general level of how methodological </w:t>
      </w:r>
      <w:r w:rsidR="00264D81">
        <w:rPr>
          <w:rFonts w:ascii="Lucida Sans" w:hAnsi="Lucida Sans"/>
          <w:sz w:val="19"/>
          <w:szCs w:val="19"/>
          <w:lang w:val="en-US"/>
        </w:rPr>
        <w:t>options</w:t>
      </w:r>
      <w:r w:rsidR="00736B6F">
        <w:rPr>
          <w:rFonts w:ascii="Lucida Sans" w:hAnsi="Lucida Sans"/>
          <w:sz w:val="19"/>
          <w:szCs w:val="19"/>
          <w:lang w:val="en-US"/>
        </w:rPr>
        <w:t xml:space="preserve"> affect the </w:t>
      </w:r>
      <w:r w:rsidR="00264D81">
        <w:rPr>
          <w:rFonts w:ascii="Lucida Sans" w:hAnsi="Lucida Sans"/>
          <w:sz w:val="19"/>
          <w:szCs w:val="19"/>
          <w:lang w:val="en-US"/>
        </w:rPr>
        <w:t>assessment</w:t>
      </w:r>
      <w:r w:rsidR="00736B6F">
        <w:rPr>
          <w:rFonts w:ascii="Lucida Sans" w:hAnsi="Lucida Sans"/>
          <w:sz w:val="19"/>
          <w:szCs w:val="19"/>
          <w:lang w:val="en-US"/>
        </w:rPr>
        <w:t xml:space="preserve"> of </w:t>
      </w:r>
      <w:r w:rsidR="00264D81">
        <w:rPr>
          <w:rFonts w:ascii="Lucida Sans" w:hAnsi="Lucida Sans"/>
          <w:sz w:val="19"/>
          <w:szCs w:val="19"/>
          <w:lang w:val="en-US"/>
        </w:rPr>
        <w:t xml:space="preserve">income </w:t>
      </w:r>
      <w:r w:rsidR="00736B6F">
        <w:rPr>
          <w:rFonts w:ascii="Lucida Sans" w:hAnsi="Lucida Sans"/>
          <w:sz w:val="19"/>
          <w:szCs w:val="19"/>
          <w:lang w:val="en-US"/>
        </w:rPr>
        <w:t>distributions.</w:t>
      </w:r>
    </w:p>
    <w:p w14:paraId="364C892C" w14:textId="78269B90" w:rsidR="007E29BC" w:rsidRDefault="00EA10B4" w:rsidP="005350F7">
      <w:pPr>
        <w:pStyle w:val="Standard1"/>
        <w:rPr>
          <w:rFonts w:ascii="Lucida Sans" w:hAnsi="Lucida Sans"/>
          <w:sz w:val="19"/>
          <w:szCs w:val="19"/>
          <w:lang w:val="en-US"/>
        </w:rPr>
      </w:pPr>
      <w:r>
        <w:rPr>
          <w:rFonts w:ascii="Lucida Sans" w:hAnsi="Lucida Sans"/>
          <w:sz w:val="19"/>
          <w:szCs w:val="19"/>
          <w:lang w:val="en-US"/>
        </w:rPr>
        <w:t xml:space="preserve">Regarding </w:t>
      </w:r>
      <w:r w:rsidR="007E29BC">
        <w:rPr>
          <w:rFonts w:ascii="Lucida Sans" w:hAnsi="Lucida Sans"/>
          <w:sz w:val="19"/>
          <w:szCs w:val="19"/>
          <w:lang w:val="en-US"/>
        </w:rPr>
        <w:t>aggregated tax statistics</w:t>
      </w:r>
      <w:r>
        <w:rPr>
          <w:rFonts w:ascii="Lucida Sans" w:hAnsi="Lucida Sans"/>
          <w:sz w:val="19"/>
          <w:szCs w:val="19"/>
          <w:lang w:val="en-US"/>
        </w:rPr>
        <w:t>,</w:t>
      </w:r>
      <w:r w:rsidR="007E29BC">
        <w:rPr>
          <w:rFonts w:ascii="Lucida Sans" w:hAnsi="Lucida Sans"/>
          <w:sz w:val="19"/>
          <w:szCs w:val="19"/>
          <w:lang w:val="en-US"/>
        </w:rPr>
        <w:t xml:space="preserve"> some </w:t>
      </w:r>
      <w:del w:id="268" w:author="Hümbelin Oliver" w:date="2015-04-13T17:42:00Z">
        <w:r w:rsidR="007E29BC" w:rsidDel="00D70029">
          <w:rPr>
            <w:rFonts w:ascii="Lucida Sans" w:hAnsi="Lucida Sans"/>
            <w:sz w:val="19"/>
            <w:szCs w:val="19"/>
            <w:lang w:val="en-US"/>
          </w:rPr>
          <w:delText>central</w:delText>
        </w:r>
        <w:r w:rsidR="005C4E90" w:rsidDel="00D70029">
          <w:rPr>
            <w:rFonts w:ascii="Lucida Sans" w:hAnsi="Lucida Sans"/>
            <w:sz w:val="19"/>
            <w:szCs w:val="19"/>
            <w:lang w:val="en-US"/>
          </w:rPr>
          <w:delText xml:space="preserve"> </w:delText>
        </w:r>
      </w:del>
      <w:ins w:id="269" w:author="Hümbelin Oliver" w:date="2015-04-13T17:42:00Z">
        <w:r w:rsidR="00D70029">
          <w:rPr>
            <w:rFonts w:ascii="Lucida Sans" w:hAnsi="Lucida Sans"/>
            <w:sz w:val="19"/>
            <w:szCs w:val="19"/>
            <w:lang w:val="en-US"/>
          </w:rPr>
          <w:t xml:space="preserve">crucial </w:t>
        </w:r>
      </w:ins>
      <w:r w:rsidR="005C4E90">
        <w:rPr>
          <w:rFonts w:ascii="Lucida Sans" w:hAnsi="Lucida Sans"/>
          <w:sz w:val="19"/>
          <w:szCs w:val="19"/>
          <w:lang w:val="en-US"/>
        </w:rPr>
        <w:t>conceptual</w:t>
      </w:r>
      <w:r w:rsidR="007E29BC">
        <w:rPr>
          <w:rFonts w:ascii="Lucida Sans" w:hAnsi="Lucida Sans"/>
          <w:sz w:val="19"/>
          <w:szCs w:val="19"/>
          <w:lang w:val="en-US"/>
        </w:rPr>
        <w:t xml:space="preserve"> imperfections </w:t>
      </w:r>
      <w:r w:rsidR="00C9316C">
        <w:rPr>
          <w:rFonts w:ascii="Lucida Sans" w:hAnsi="Lucida Sans"/>
          <w:sz w:val="19"/>
          <w:szCs w:val="19"/>
          <w:lang w:val="en-US"/>
        </w:rPr>
        <w:t xml:space="preserve">need </w:t>
      </w:r>
      <w:r w:rsidR="007E29BC">
        <w:rPr>
          <w:rFonts w:ascii="Lucida Sans" w:hAnsi="Lucida Sans"/>
          <w:sz w:val="19"/>
          <w:szCs w:val="19"/>
          <w:lang w:val="en-US"/>
        </w:rPr>
        <w:t xml:space="preserve">to </w:t>
      </w:r>
      <w:r w:rsidR="00A14ACB">
        <w:rPr>
          <w:rFonts w:ascii="Lucida Sans" w:hAnsi="Lucida Sans"/>
          <w:sz w:val="19"/>
          <w:szCs w:val="19"/>
          <w:lang w:val="en-US"/>
        </w:rPr>
        <w:t xml:space="preserve">be </w:t>
      </w:r>
      <w:r w:rsidR="007E29BC">
        <w:rPr>
          <w:rFonts w:ascii="Lucida Sans" w:hAnsi="Lucida Sans"/>
          <w:sz w:val="19"/>
          <w:szCs w:val="19"/>
          <w:lang w:val="en-US"/>
        </w:rPr>
        <w:t xml:space="preserve">mentioned. While the state of the art </w:t>
      </w:r>
      <w:r w:rsidR="00264D81">
        <w:rPr>
          <w:rFonts w:ascii="Lucida Sans" w:hAnsi="Lucida Sans"/>
          <w:sz w:val="19"/>
          <w:szCs w:val="19"/>
          <w:lang w:val="en-US"/>
        </w:rPr>
        <w:t xml:space="preserve">is </w:t>
      </w:r>
      <w:r w:rsidR="007E29BC">
        <w:rPr>
          <w:rFonts w:ascii="Lucida Sans" w:hAnsi="Lucida Sans"/>
          <w:sz w:val="19"/>
          <w:szCs w:val="19"/>
          <w:lang w:val="en-US"/>
        </w:rPr>
        <w:t>to use data sources that include measures for income</w:t>
      </w:r>
      <w:r w:rsidR="005C4E90">
        <w:rPr>
          <w:rFonts w:ascii="Lucida Sans" w:hAnsi="Lucida Sans"/>
          <w:sz w:val="19"/>
          <w:szCs w:val="19"/>
          <w:lang w:val="en-US"/>
        </w:rPr>
        <w:t xml:space="preserve">, wealth and consumptions alike to allow a </w:t>
      </w:r>
      <w:r w:rsidR="005C4E90" w:rsidRPr="005C4E90">
        <w:rPr>
          <w:rFonts w:ascii="Lucida Sans" w:hAnsi="Lucida Sans"/>
          <w:sz w:val="19"/>
          <w:szCs w:val="19"/>
          <w:lang w:val="en-US"/>
        </w:rPr>
        <w:t>holistic</w:t>
      </w:r>
      <w:r w:rsidR="005C4E90">
        <w:rPr>
          <w:rFonts w:ascii="Lucida Sans" w:hAnsi="Lucida Sans"/>
          <w:sz w:val="19"/>
          <w:szCs w:val="19"/>
          <w:lang w:val="en-US"/>
        </w:rPr>
        <w:t xml:space="preserve"> view on economic well-being, a</w:t>
      </w:r>
      <w:r w:rsidR="007E29BC">
        <w:rPr>
          <w:rFonts w:ascii="Lucida Sans" w:hAnsi="Lucida Sans"/>
          <w:sz w:val="19"/>
          <w:szCs w:val="19"/>
          <w:lang w:val="en-US"/>
        </w:rPr>
        <w:t>ggregated tax statistics report</w:t>
      </w:r>
      <w:r w:rsidR="00D17A9E">
        <w:rPr>
          <w:rFonts w:ascii="Lucida Sans" w:hAnsi="Lucida Sans"/>
          <w:sz w:val="19"/>
          <w:szCs w:val="19"/>
          <w:lang w:val="en-US"/>
        </w:rPr>
        <w:t xml:space="preserve"> only</w:t>
      </w:r>
      <w:r w:rsidR="007E29BC">
        <w:rPr>
          <w:rFonts w:ascii="Lucida Sans" w:hAnsi="Lucida Sans"/>
          <w:sz w:val="19"/>
          <w:szCs w:val="19"/>
          <w:lang w:val="en-US"/>
        </w:rPr>
        <w:t xml:space="preserve"> on income or wealth and cover expenses</w:t>
      </w:r>
      <w:r w:rsidR="00C9316C" w:rsidRPr="00C9316C">
        <w:rPr>
          <w:rFonts w:ascii="Lucida Sans" w:hAnsi="Lucida Sans"/>
          <w:sz w:val="19"/>
          <w:szCs w:val="19"/>
          <w:lang w:val="en-US"/>
        </w:rPr>
        <w:t xml:space="preserve"> </w:t>
      </w:r>
      <w:r w:rsidR="00C9316C">
        <w:rPr>
          <w:rFonts w:ascii="Lucida Sans" w:hAnsi="Lucida Sans"/>
          <w:sz w:val="19"/>
          <w:szCs w:val="19"/>
          <w:lang w:val="en-US"/>
        </w:rPr>
        <w:t>only partially</w:t>
      </w:r>
      <w:r w:rsidR="007E29BC">
        <w:rPr>
          <w:rFonts w:ascii="Lucida Sans" w:hAnsi="Lucida Sans"/>
          <w:sz w:val="19"/>
          <w:szCs w:val="19"/>
          <w:lang w:val="en-US"/>
        </w:rPr>
        <w:t>.</w:t>
      </w:r>
      <w:r w:rsidR="00806DA3">
        <w:rPr>
          <w:rFonts w:ascii="Lucida Sans" w:hAnsi="Lucida Sans"/>
          <w:sz w:val="19"/>
          <w:szCs w:val="19"/>
          <w:lang w:val="en-US"/>
        </w:rPr>
        <w:t xml:space="preserve"> </w:t>
      </w:r>
      <w:r w:rsidR="0075707F">
        <w:rPr>
          <w:rFonts w:ascii="Lucida Sans" w:hAnsi="Lucida Sans"/>
          <w:sz w:val="19"/>
          <w:szCs w:val="19"/>
          <w:lang w:val="en-US"/>
        </w:rPr>
        <w:t xml:space="preserve">The fact </w:t>
      </w:r>
      <w:r w:rsidR="00887475">
        <w:rPr>
          <w:rFonts w:ascii="Lucida Sans" w:hAnsi="Lucida Sans"/>
          <w:sz w:val="19"/>
          <w:szCs w:val="19"/>
          <w:lang w:val="en-US"/>
        </w:rPr>
        <w:t>that the data is presented in an aggregated form</w:t>
      </w:r>
      <w:r w:rsidR="00806DA3">
        <w:rPr>
          <w:rFonts w:ascii="Lucida Sans" w:hAnsi="Lucida Sans"/>
          <w:sz w:val="19"/>
          <w:szCs w:val="19"/>
          <w:lang w:val="en-US"/>
        </w:rPr>
        <w:t xml:space="preserve"> also means that analyses with the goal of decomposing inequality components are not applicable. The potential for </w:t>
      </w:r>
      <w:r w:rsidR="00D17A9E">
        <w:rPr>
          <w:rFonts w:ascii="Lucida Sans" w:hAnsi="Lucida Sans"/>
          <w:sz w:val="19"/>
          <w:szCs w:val="19"/>
          <w:lang w:val="en-US"/>
        </w:rPr>
        <w:t xml:space="preserve">extended </w:t>
      </w:r>
      <w:r w:rsidR="00806DA3">
        <w:rPr>
          <w:rFonts w:ascii="Lucida Sans" w:hAnsi="Lucida Sans"/>
          <w:sz w:val="19"/>
          <w:szCs w:val="19"/>
          <w:lang w:val="en-US"/>
        </w:rPr>
        <w:t>inequality analysis is therefore restricted.</w:t>
      </w:r>
      <w:r w:rsidR="007E29BC">
        <w:rPr>
          <w:rFonts w:ascii="Lucida Sans" w:hAnsi="Lucida Sans"/>
          <w:sz w:val="19"/>
          <w:szCs w:val="19"/>
          <w:lang w:val="en-US"/>
        </w:rPr>
        <w:t xml:space="preserve"> </w:t>
      </w:r>
      <w:r w:rsidR="00806DA3">
        <w:rPr>
          <w:rFonts w:ascii="Lucida Sans" w:hAnsi="Lucida Sans"/>
          <w:sz w:val="19"/>
          <w:szCs w:val="19"/>
          <w:lang w:val="en-US"/>
        </w:rPr>
        <w:t>Additionally</w:t>
      </w:r>
      <w:r w:rsidR="00351473">
        <w:rPr>
          <w:rFonts w:ascii="Lucida Sans" w:hAnsi="Lucida Sans"/>
          <w:sz w:val="19"/>
          <w:szCs w:val="19"/>
          <w:lang w:val="en-US"/>
        </w:rPr>
        <w:t>,</w:t>
      </w:r>
      <w:r w:rsidR="00806DA3">
        <w:rPr>
          <w:rFonts w:ascii="Lucida Sans" w:hAnsi="Lucida Sans"/>
          <w:sz w:val="19"/>
          <w:szCs w:val="19"/>
          <w:lang w:val="en-US"/>
        </w:rPr>
        <w:t xml:space="preserve"> </w:t>
      </w:r>
      <w:del w:id="270" w:author="Hümbelin Oliver" w:date="2015-04-13T17:43:00Z">
        <w:r w:rsidR="00806DA3" w:rsidDel="00D70029">
          <w:rPr>
            <w:rFonts w:ascii="Lucida Sans" w:hAnsi="Lucida Sans"/>
            <w:sz w:val="19"/>
            <w:szCs w:val="19"/>
            <w:lang w:val="en-US"/>
          </w:rPr>
          <w:delText xml:space="preserve">central </w:delText>
        </w:r>
      </w:del>
      <w:r w:rsidR="00806DA3">
        <w:rPr>
          <w:rFonts w:ascii="Lucida Sans" w:hAnsi="Lucida Sans"/>
          <w:sz w:val="19"/>
          <w:szCs w:val="19"/>
          <w:lang w:val="en-US"/>
        </w:rPr>
        <w:t xml:space="preserve">definitions of economic resources are data-driven. </w:t>
      </w:r>
      <w:r w:rsidR="000367A3">
        <w:rPr>
          <w:rFonts w:ascii="Lucida Sans" w:hAnsi="Lucida Sans"/>
          <w:sz w:val="19"/>
          <w:szCs w:val="19"/>
          <w:lang w:val="en-US"/>
        </w:rPr>
        <w:t xml:space="preserve">Regarding </w:t>
      </w:r>
      <w:r w:rsidR="005C4E90">
        <w:rPr>
          <w:rFonts w:ascii="Lucida Sans" w:hAnsi="Lucida Sans"/>
          <w:sz w:val="19"/>
          <w:szCs w:val="19"/>
          <w:lang w:val="en-US"/>
        </w:rPr>
        <w:t>income</w:t>
      </w:r>
      <w:r w:rsidR="00B21B86">
        <w:rPr>
          <w:rFonts w:ascii="Lucida Sans" w:hAnsi="Lucida Sans"/>
          <w:sz w:val="19"/>
          <w:szCs w:val="19"/>
          <w:lang w:val="en-US"/>
        </w:rPr>
        <w:t xml:space="preserve"> conventional </w:t>
      </w:r>
      <w:r w:rsidR="005C4E90">
        <w:rPr>
          <w:rFonts w:ascii="Lucida Sans" w:hAnsi="Lucida Sans"/>
          <w:sz w:val="19"/>
          <w:szCs w:val="19"/>
          <w:lang w:val="en-US"/>
        </w:rPr>
        <w:t xml:space="preserve">measures like </w:t>
      </w:r>
      <w:r w:rsidR="00B21B86">
        <w:rPr>
          <w:rFonts w:ascii="Lucida Sans" w:hAnsi="Lucida Sans"/>
          <w:sz w:val="19"/>
          <w:szCs w:val="19"/>
          <w:lang w:val="en-US"/>
        </w:rPr>
        <w:t xml:space="preserve">pre- or </w:t>
      </w:r>
      <w:r w:rsidR="005C4E90">
        <w:rPr>
          <w:rFonts w:ascii="Lucida Sans" w:hAnsi="Lucida Sans"/>
          <w:sz w:val="19"/>
          <w:szCs w:val="19"/>
          <w:lang w:val="en-US"/>
        </w:rPr>
        <w:t>post-redistribution</w:t>
      </w:r>
      <w:r w:rsidR="00B21B86">
        <w:rPr>
          <w:rFonts w:ascii="Lucida Sans" w:hAnsi="Lucida Sans"/>
          <w:sz w:val="19"/>
          <w:szCs w:val="19"/>
          <w:lang w:val="en-US"/>
        </w:rPr>
        <w:t xml:space="preserve"> income measures cannot be addressed</w:t>
      </w:r>
      <w:r w:rsidR="000367A3">
        <w:rPr>
          <w:rFonts w:ascii="Lucida Sans" w:hAnsi="Lucida Sans"/>
          <w:sz w:val="19"/>
          <w:szCs w:val="19"/>
          <w:lang w:val="en-US"/>
        </w:rPr>
        <w:t>.</w:t>
      </w:r>
      <w:r w:rsidR="002C5517">
        <w:rPr>
          <w:rFonts w:ascii="Lucida Sans" w:hAnsi="Lucida Sans"/>
          <w:sz w:val="19"/>
          <w:szCs w:val="19"/>
          <w:lang w:val="en-US"/>
        </w:rPr>
        <w:t xml:space="preserve"> </w:t>
      </w:r>
      <w:r w:rsidR="000367A3">
        <w:rPr>
          <w:rFonts w:ascii="Lucida Sans" w:hAnsi="Lucida Sans"/>
          <w:sz w:val="19"/>
          <w:szCs w:val="19"/>
          <w:lang w:val="en-US"/>
        </w:rPr>
        <w:t>R</w:t>
      </w:r>
      <w:r w:rsidR="002C5517">
        <w:rPr>
          <w:rFonts w:ascii="Lucida Sans" w:hAnsi="Lucida Sans"/>
          <w:sz w:val="19"/>
          <w:szCs w:val="19"/>
          <w:lang w:val="en-US"/>
        </w:rPr>
        <w:t>ather</w:t>
      </w:r>
      <w:r w:rsidR="000367A3">
        <w:rPr>
          <w:rFonts w:ascii="Lucida Sans" w:hAnsi="Lucida Sans"/>
          <w:sz w:val="19"/>
          <w:szCs w:val="19"/>
          <w:lang w:val="en-US"/>
        </w:rPr>
        <w:t>,</w:t>
      </w:r>
      <w:r w:rsidR="002C5517">
        <w:rPr>
          <w:rFonts w:ascii="Lucida Sans" w:hAnsi="Lucida Sans"/>
          <w:sz w:val="19"/>
          <w:szCs w:val="19"/>
          <w:lang w:val="en-US"/>
        </w:rPr>
        <w:t xml:space="preserve"> taxable income </w:t>
      </w:r>
      <w:r w:rsidR="00D17A9E">
        <w:rPr>
          <w:rFonts w:ascii="Lucida Sans" w:hAnsi="Lucida Sans"/>
          <w:sz w:val="19"/>
          <w:szCs w:val="19"/>
          <w:lang w:val="en-US"/>
        </w:rPr>
        <w:t>is</w:t>
      </w:r>
      <w:r w:rsidR="002C5517">
        <w:rPr>
          <w:rFonts w:ascii="Lucida Sans" w:hAnsi="Lucida Sans"/>
          <w:sz w:val="19"/>
          <w:szCs w:val="19"/>
          <w:lang w:val="en-US"/>
        </w:rPr>
        <w:t xml:space="preserve"> at hand, </w:t>
      </w:r>
      <w:r w:rsidR="00351473">
        <w:rPr>
          <w:rFonts w:ascii="Lucida Sans" w:hAnsi="Lucida Sans"/>
          <w:sz w:val="19"/>
          <w:szCs w:val="19"/>
          <w:lang w:val="en-US"/>
        </w:rPr>
        <w:t>which has</w:t>
      </w:r>
      <w:r w:rsidR="002C5517">
        <w:rPr>
          <w:rFonts w:ascii="Lucida Sans" w:hAnsi="Lucida Sans"/>
          <w:sz w:val="19"/>
          <w:szCs w:val="19"/>
          <w:lang w:val="en-US"/>
        </w:rPr>
        <w:t xml:space="preserve"> to be situated between the po</w:t>
      </w:r>
      <w:r w:rsidR="00D17A9E">
        <w:rPr>
          <w:rFonts w:ascii="Lucida Sans" w:hAnsi="Lucida Sans"/>
          <w:sz w:val="19"/>
          <w:szCs w:val="19"/>
          <w:lang w:val="en-US"/>
        </w:rPr>
        <w:t>le of market outcome and income</w:t>
      </w:r>
      <w:r w:rsidR="002C5517">
        <w:rPr>
          <w:rFonts w:ascii="Lucida Sans" w:hAnsi="Lucida Sans"/>
          <w:sz w:val="19"/>
          <w:szCs w:val="19"/>
          <w:lang w:val="en-US"/>
        </w:rPr>
        <w:t xml:space="preserve"> disposable for consumption.</w:t>
      </w:r>
      <w:r w:rsidR="00B21B86">
        <w:rPr>
          <w:rFonts w:ascii="Lucida Sans" w:hAnsi="Lucida Sans"/>
          <w:sz w:val="19"/>
          <w:szCs w:val="19"/>
          <w:lang w:val="en-US"/>
        </w:rPr>
        <w:t xml:space="preserve"> </w:t>
      </w:r>
      <w:r w:rsidR="00806DA3">
        <w:rPr>
          <w:rFonts w:ascii="Lucida Sans" w:hAnsi="Lucida Sans"/>
          <w:sz w:val="19"/>
          <w:szCs w:val="19"/>
          <w:lang w:val="en-US"/>
        </w:rPr>
        <w:t>Furthermore, the statistical units of tax data are</w:t>
      </w:r>
      <w:r w:rsidR="00B21B86">
        <w:rPr>
          <w:rFonts w:ascii="Lucida Sans" w:hAnsi="Lucida Sans"/>
          <w:sz w:val="19"/>
          <w:szCs w:val="19"/>
          <w:lang w:val="en-US"/>
        </w:rPr>
        <w:t xml:space="preserve"> fiscal household</w:t>
      </w:r>
      <w:r w:rsidR="00806DA3">
        <w:rPr>
          <w:rFonts w:ascii="Lucida Sans" w:hAnsi="Lucida Sans"/>
          <w:sz w:val="19"/>
          <w:szCs w:val="19"/>
          <w:lang w:val="en-US"/>
        </w:rPr>
        <w:t>s</w:t>
      </w:r>
      <w:r w:rsidR="00B21B86">
        <w:rPr>
          <w:rFonts w:ascii="Lucida Sans" w:hAnsi="Lucida Sans"/>
          <w:sz w:val="19"/>
          <w:szCs w:val="19"/>
          <w:lang w:val="en-US"/>
        </w:rPr>
        <w:t xml:space="preserve"> and not </w:t>
      </w:r>
      <w:r w:rsidR="005C4E90">
        <w:rPr>
          <w:rFonts w:ascii="Lucida Sans" w:hAnsi="Lucida Sans"/>
          <w:sz w:val="19"/>
          <w:szCs w:val="19"/>
          <w:lang w:val="en-US"/>
        </w:rPr>
        <w:t>real</w:t>
      </w:r>
      <w:r w:rsidR="00B21B86">
        <w:rPr>
          <w:rFonts w:ascii="Lucida Sans" w:hAnsi="Lucida Sans"/>
          <w:sz w:val="19"/>
          <w:szCs w:val="19"/>
          <w:lang w:val="en-US"/>
        </w:rPr>
        <w:t xml:space="preserve"> households and</w:t>
      </w:r>
      <w:r w:rsidR="002C5517">
        <w:rPr>
          <w:rFonts w:ascii="Lucida Sans" w:hAnsi="Lucida Sans"/>
          <w:sz w:val="19"/>
          <w:szCs w:val="19"/>
          <w:lang w:val="en-US"/>
        </w:rPr>
        <w:t xml:space="preserve"> </w:t>
      </w:r>
      <w:r w:rsidR="00DE39E9">
        <w:rPr>
          <w:rFonts w:ascii="Lucida Sans" w:hAnsi="Lucida Sans"/>
          <w:sz w:val="19"/>
          <w:szCs w:val="19"/>
          <w:lang w:val="en-US"/>
        </w:rPr>
        <w:t>up to date it</w:t>
      </w:r>
      <w:r w:rsidR="00806DA3">
        <w:rPr>
          <w:rFonts w:ascii="Lucida Sans" w:hAnsi="Lucida Sans"/>
          <w:sz w:val="19"/>
          <w:szCs w:val="19"/>
          <w:lang w:val="en-US"/>
        </w:rPr>
        <w:t xml:space="preserve"> </w:t>
      </w:r>
      <w:r w:rsidR="00AB4D97">
        <w:rPr>
          <w:rFonts w:ascii="Lucida Sans" w:hAnsi="Lucida Sans"/>
          <w:sz w:val="19"/>
          <w:szCs w:val="19"/>
          <w:lang w:val="en-US"/>
        </w:rPr>
        <w:t>was</w:t>
      </w:r>
      <w:r w:rsidR="00806DA3">
        <w:rPr>
          <w:rFonts w:ascii="Lucida Sans" w:hAnsi="Lucida Sans"/>
          <w:sz w:val="19"/>
          <w:szCs w:val="19"/>
          <w:lang w:val="en-US"/>
        </w:rPr>
        <w:t xml:space="preserve"> not</w:t>
      </w:r>
      <w:r w:rsidR="00B21B86">
        <w:rPr>
          <w:rFonts w:ascii="Lucida Sans" w:hAnsi="Lucida Sans"/>
          <w:sz w:val="19"/>
          <w:szCs w:val="19"/>
          <w:lang w:val="en-US"/>
        </w:rPr>
        <w:t xml:space="preserve"> clear, how the assessment of inequality is affected by this conceptual difference. </w:t>
      </w:r>
    </w:p>
    <w:p w14:paraId="31C40EE8" w14:textId="48586F57" w:rsidR="005350F7" w:rsidRDefault="005C4E90" w:rsidP="005350F7">
      <w:pPr>
        <w:pStyle w:val="Standard1"/>
        <w:rPr>
          <w:rFonts w:ascii="Lucida Sans" w:hAnsi="Lucida Sans"/>
          <w:sz w:val="19"/>
          <w:szCs w:val="19"/>
          <w:lang w:val="en-US"/>
        </w:rPr>
      </w:pPr>
      <w:r>
        <w:rPr>
          <w:rFonts w:ascii="Lucida Sans" w:hAnsi="Lucida Sans"/>
          <w:sz w:val="19"/>
          <w:szCs w:val="19"/>
          <w:lang w:val="en-US"/>
        </w:rPr>
        <w:t>In the empirical section</w:t>
      </w:r>
      <w:r w:rsidR="00806DA3">
        <w:rPr>
          <w:rFonts w:ascii="Lucida Sans" w:hAnsi="Lucida Sans"/>
          <w:sz w:val="19"/>
          <w:szCs w:val="19"/>
          <w:lang w:val="en-US"/>
        </w:rPr>
        <w:t xml:space="preserve"> we conducted several </w:t>
      </w:r>
      <w:r w:rsidR="00264D81">
        <w:rPr>
          <w:rFonts w:ascii="Lucida Sans" w:hAnsi="Lucida Sans"/>
          <w:sz w:val="19"/>
          <w:szCs w:val="19"/>
          <w:lang w:val="en-US"/>
        </w:rPr>
        <w:t xml:space="preserve">stability </w:t>
      </w:r>
      <w:r w:rsidR="00806DA3">
        <w:rPr>
          <w:rFonts w:ascii="Lucida Sans" w:hAnsi="Lucida Sans"/>
          <w:sz w:val="19"/>
          <w:szCs w:val="19"/>
          <w:lang w:val="en-US"/>
        </w:rPr>
        <w:t>test</w:t>
      </w:r>
      <w:r w:rsidR="00D17A9E">
        <w:rPr>
          <w:rFonts w:ascii="Lucida Sans" w:hAnsi="Lucida Sans"/>
          <w:sz w:val="19"/>
          <w:szCs w:val="19"/>
          <w:lang w:val="en-US"/>
        </w:rPr>
        <w:t>s</w:t>
      </w:r>
      <w:r w:rsidR="00806DA3">
        <w:rPr>
          <w:rFonts w:ascii="Lucida Sans" w:hAnsi="Lucida Sans"/>
          <w:sz w:val="19"/>
          <w:szCs w:val="19"/>
          <w:lang w:val="en-US"/>
        </w:rPr>
        <w:t xml:space="preserve"> with </w:t>
      </w:r>
      <w:del w:id="271" w:author="Hümbelin Oliver" w:date="2015-04-13T19:00:00Z">
        <w:r w:rsidR="00806DA3" w:rsidDel="0005180B">
          <w:rPr>
            <w:rFonts w:ascii="Lucida Sans" w:hAnsi="Lucida Sans"/>
            <w:sz w:val="19"/>
            <w:szCs w:val="19"/>
            <w:lang w:val="en-US"/>
          </w:rPr>
          <w:delText xml:space="preserve">aggregated </w:delText>
        </w:r>
      </w:del>
      <w:r w:rsidR="00806DA3">
        <w:rPr>
          <w:rFonts w:ascii="Lucida Sans" w:hAnsi="Lucida Sans"/>
          <w:sz w:val="19"/>
          <w:szCs w:val="19"/>
          <w:lang w:val="en-US"/>
        </w:rPr>
        <w:t xml:space="preserve">tax </w:t>
      </w:r>
      <w:del w:id="272" w:author="Hümbelin Oliver" w:date="2015-04-13T19:00:00Z">
        <w:r w:rsidR="00AB4D97" w:rsidDel="0005180B">
          <w:rPr>
            <w:rFonts w:ascii="Lucida Sans" w:hAnsi="Lucida Sans"/>
            <w:sz w:val="19"/>
            <w:szCs w:val="19"/>
            <w:lang w:val="en-US"/>
          </w:rPr>
          <w:delText>statistics</w:delText>
        </w:r>
        <w:r w:rsidR="005350F7" w:rsidRPr="008B2031" w:rsidDel="0005180B">
          <w:rPr>
            <w:rFonts w:ascii="Lucida Sans" w:hAnsi="Lucida Sans"/>
            <w:sz w:val="19"/>
            <w:szCs w:val="19"/>
            <w:lang w:val="en-US"/>
          </w:rPr>
          <w:delText xml:space="preserve"> </w:delText>
        </w:r>
      </w:del>
      <w:ins w:id="273" w:author="Hümbelin Oliver" w:date="2015-04-13T19:00:00Z">
        <w:r w:rsidR="0005180B">
          <w:rPr>
            <w:rFonts w:ascii="Lucida Sans" w:hAnsi="Lucida Sans"/>
            <w:sz w:val="19"/>
            <w:szCs w:val="19"/>
            <w:lang w:val="en-US"/>
          </w:rPr>
          <w:t>data from Switzerland</w:t>
        </w:r>
        <w:r w:rsidR="0005180B" w:rsidRPr="008B2031">
          <w:rPr>
            <w:rFonts w:ascii="Lucida Sans" w:hAnsi="Lucida Sans"/>
            <w:sz w:val="19"/>
            <w:szCs w:val="19"/>
            <w:lang w:val="en-US"/>
          </w:rPr>
          <w:t xml:space="preserve"> </w:t>
        </w:r>
      </w:ins>
      <w:r w:rsidR="00AB4D97">
        <w:rPr>
          <w:rFonts w:ascii="Lucida Sans" w:hAnsi="Lucida Sans"/>
          <w:sz w:val="19"/>
          <w:szCs w:val="19"/>
          <w:lang w:val="en-US"/>
        </w:rPr>
        <w:t>to sort out</w:t>
      </w:r>
      <w:r>
        <w:rPr>
          <w:rFonts w:ascii="Lucida Sans" w:hAnsi="Lucida Sans"/>
          <w:sz w:val="19"/>
          <w:szCs w:val="19"/>
          <w:lang w:val="en-US"/>
        </w:rPr>
        <w:t xml:space="preserve"> </w:t>
      </w:r>
      <w:r w:rsidR="00AB4D97">
        <w:rPr>
          <w:rFonts w:ascii="Lucida Sans" w:hAnsi="Lucida Sans"/>
          <w:sz w:val="19"/>
          <w:szCs w:val="19"/>
          <w:lang w:val="en-US"/>
        </w:rPr>
        <w:t>major from</w:t>
      </w:r>
      <w:r>
        <w:rPr>
          <w:rFonts w:ascii="Lucida Sans" w:hAnsi="Lucida Sans"/>
          <w:sz w:val="19"/>
          <w:szCs w:val="19"/>
          <w:lang w:val="en-US"/>
        </w:rPr>
        <w:t xml:space="preserve"> </w:t>
      </w:r>
      <w:r w:rsidR="00AB4D97">
        <w:rPr>
          <w:rFonts w:ascii="Lucida Sans" w:hAnsi="Lucida Sans"/>
          <w:sz w:val="19"/>
          <w:szCs w:val="19"/>
          <w:lang w:val="en-US"/>
        </w:rPr>
        <w:t xml:space="preserve">minor issues </w:t>
      </w:r>
      <w:r w:rsidR="002A4CBA">
        <w:rPr>
          <w:rFonts w:ascii="Lucida Sans" w:hAnsi="Lucida Sans"/>
          <w:sz w:val="19"/>
          <w:szCs w:val="19"/>
          <w:lang w:val="en-US"/>
        </w:rPr>
        <w:t>regarding</w:t>
      </w:r>
      <w:r w:rsidR="00AB4D97">
        <w:rPr>
          <w:rFonts w:ascii="Lucida Sans" w:hAnsi="Lucida Sans"/>
          <w:sz w:val="19"/>
          <w:szCs w:val="19"/>
          <w:lang w:val="en-US"/>
        </w:rPr>
        <w:t xml:space="preserve"> the assessment of income inequality</w:t>
      </w:r>
      <w:r w:rsidR="00DE39E9">
        <w:rPr>
          <w:rFonts w:ascii="Lucida Sans" w:hAnsi="Lucida Sans"/>
          <w:sz w:val="19"/>
          <w:szCs w:val="19"/>
          <w:lang w:val="en-US"/>
        </w:rPr>
        <w:t xml:space="preserve"> trends</w:t>
      </w:r>
      <w:r w:rsidR="00AB4D97">
        <w:rPr>
          <w:rFonts w:ascii="Lucida Sans" w:hAnsi="Lucida Sans"/>
          <w:sz w:val="19"/>
          <w:szCs w:val="19"/>
          <w:lang w:val="en-US"/>
        </w:rPr>
        <w:t xml:space="preserve">. Based on the maximum observed </w:t>
      </w:r>
      <w:r w:rsidR="0096162E">
        <w:rPr>
          <w:rFonts w:ascii="Lucida Sans" w:hAnsi="Lucida Sans"/>
          <w:sz w:val="19"/>
          <w:szCs w:val="19"/>
          <w:lang w:val="en-US"/>
        </w:rPr>
        <w:t>r</w:t>
      </w:r>
      <w:r w:rsidR="00AB4D97">
        <w:rPr>
          <w:rFonts w:ascii="Lucida Sans" w:hAnsi="Lucida Sans"/>
          <w:sz w:val="19"/>
          <w:szCs w:val="19"/>
          <w:lang w:val="en-US"/>
        </w:rPr>
        <w:t>ange of Gini coefficient</w:t>
      </w:r>
      <w:r w:rsidR="00182BEB">
        <w:rPr>
          <w:rFonts w:ascii="Lucida Sans" w:hAnsi="Lucida Sans"/>
          <w:sz w:val="19"/>
          <w:szCs w:val="19"/>
          <w:lang w:val="en-US"/>
        </w:rPr>
        <w:t xml:space="preserve"> </w:t>
      </w:r>
      <w:r w:rsidR="00264D81">
        <w:rPr>
          <w:rFonts w:ascii="Lucida Sans" w:hAnsi="Lucida Sans"/>
          <w:sz w:val="19"/>
          <w:szCs w:val="19"/>
          <w:lang w:val="en-US"/>
        </w:rPr>
        <w:t xml:space="preserve">for </w:t>
      </w:r>
      <w:r w:rsidR="00182BEB">
        <w:rPr>
          <w:rFonts w:ascii="Lucida Sans" w:hAnsi="Lucida Sans"/>
          <w:sz w:val="19"/>
          <w:szCs w:val="19"/>
          <w:lang w:val="en-US"/>
        </w:rPr>
        <w:t>each performed test</w:t>
      </w:r>
      <w:r w:rsidR="00AB4D97">
        <w:rPr>
          <w:rFonts w:ascii="Lucida Sans" w:hAnsi="Lucida Sans"/>
          <w:sz w:val="19"/>
          <w:szCs w:val="19"/>
          <w:lang w:val="en-US"/>
        </w:rPr>
        <w:t xml:space="preserve">, we </w:t>
      </w:r>
      <w:r w:rsidR="00A06AD6">
        <w:rPr>
          <w:rFonts w:ascii="Lucida Sans" w:hAnsi="Lucida Sans"/>
          <w:sz w:val="19"/>
          <w:szCs w:val="19"/>
          <w:lang w:val="en-US"/>
        </w:rPr>
        <w:t>build</w:t>
      </w:r>
      <w:r w:rsidR="00CE5BE4">
        <w:rPr>
          <w:rFonts w:ascii="Lucida Sans" w:hAnsi="Lucida Sans"/>
          <w:sz w:val="19"/>
          <w:szCs w:val="19"/>
          <w:lang w:val="en-US"/>
        </w:rPr>
        <w:t xml:space="preserve"> a ranking: </w:t>
      </w:r>
    </w:p>
    <w:p w14:paraId="157D3A05" w14:textId="1B35BBB5" w:rsidR="00AB4D97" w:rsidRDefault="00AB4D97" w:rsidP="00AB4D97">
      <w:pPr>
        <w:pStyle w:val="Standard1"/>
        <w:numPr>
          <w:ilvl w:val="0"/>
          <w:numId w:val="25"/>
        </w:numPr>
        <w:rPr>
          <w:ins w:id="274" w:author="Hümbelin Oliver" w:date="2015-04-16T12:20:00Z"/>
          <w:rFonts w:ascii="Lucida Sans" w:hAnsi="Lucida Sans"/>
          <w:sz w:val="19"/>
          <w:szCs w:val="19"/>
          <w:lang w:val="en-US"/>
        </w:rPr>
      </w:pPr>
      <w:r>
        <w:rPr>
          <w:rFonts w:ascii="Lucida Sans" w:hAnsi="Lucida Sans"/>
          <w:sz w:val="19"/>
          <w:szCs w:val="19"/>
          <w:lang w:val="en-US"/>
        </w:rPr>
        <w:t>Influence of non-taxed (Max</w:t>
      </w:r>
      <w:r w:rsidR="001D4982">
        <w:rPr>
          <w:rFonts w:ascii="Lucida Sans" w:hAnsi="Lucida Sans"/>
          <w:sz w:val="19"/>
          <w:szCs w:val="19"/>
          <w:lang w:val="en-US"/>
        </w:rPr>
        <w:t xml:space="preserve"> Range of Gini coefficient= 0.1</w:t>
      </w:r>
      <w:r w:rsidR="0096162E">
        <w:rPr>
          <w:rFonts w:ascii="Lucida Sans" w:hAnsi="Lucida Sans"/>
          <w:sz w:val="19"/>
          <w:szCs w:val="19"/>
          <w:lang w:val="en-US"/>
        </w:rPr>
        <w:t>2</w:t>
      </w:r>
      <w:r>
        <w:rPr>
          <w:rFonts w:ascii="Lucida Sans" w:hAnsi="Lucida Sans"/>
          <w:sz w:val="19"/>
          <w:szCs w:val="19"/>
          <w:lang w:val="en-US"/>
        </w:rPr>
        <w:t>)</w:t>
      </w:r>
      <w:r w:rsidR="001B7282">
        <w:rPr>
          <w:rStyle w:val="FootnoteReference"/>
          <w:rFonts w:ascii="Lucida Sans" w:hAnsi="Lucida Sans"/>
          <w:sz w:val="19"/>
          <w:szCs w:val="19"/>
          <w:lang w:val="en-US"/>
        </w:rPr>
        <w:footnoteReference w:id="15"/>
      </w:r>
    </w:p>
    <w:p w14:paraId="48445129" w14:textId="75BE0DC7" w:rsidR="00746BF0" w:rsidRDefault="00746BF0" w:rsidP="00AB4D97">
      <w:pPr>
        <w:pStyle w:val="Standard1"/>
        <w:numPr>
          <w:ilvl w:val="0"/>
          <w:numId w:val="25"/>
        </w:numPr>
        <w:rPr>
          <w:rFonts w:ascii="Lucida Sans" w:hAnsi="Lucida Sans"/>
          <w:sz w:val="19"/>
          <w:szCs w:val="19"/>
          <w:lang w:val="en-US"/>
        </w:rPr>
      </w:pPr>
      <w:ins w:id="275" w:author="Hümbelin Oliver" w:date="2015-04-16T12:20:00Z">
        <w:r>
          <w:rPr>
            <w:rFonts w:ascii="Lucida Sans" w:hAnsi="Lucida Sans"/>
            <w:sz w:val="19"/>
            <w:szCs w:val="19"/>
            <w:lang w:val="en-US"/>
          </w:rPr>
          <w:t xml:space="preserve">Income </w:t>
        </w:r>
      </w:ins>
      <w:r w:rsidR="00266AE1">
        <w:rPr>
          <w:rFonts w:ascii="Lucida Sans" w:hAnsi="Lucida Sans"/>
          <w:sz w:val="19"/>
          <w:szCs w:val="19"/>
          <w:lang w:val="en-US"/>
        </w:rPr>
        <w:t>concepts</w:t>
      </w:r>
      <w:ins w:id="276" w:author="Hümbelin Oliver" w:date="2015-04-16T12:20:00Z">
        <w:r>
          <w:rPr>
            <w:rFonts w:ascii="Lucida Sans" w:hAnsi="Lucida Sans"/>
            <w:sz w:val="19"/>
            <w:szCs w:val="19"/>
            <w:lang w:val="en-US"/>
          </w:rPr>
          <w:t xml:space="preserve"> (0.10)</w:t>
        </w:r>
      </w:ins>
    </w:p>
    <w:p w14:paraId="71DA2383" w14:textId="006606A8" w:rsidR="00AB4D97" w:rsidRDefault="00AB4D97" w:rsidP="00AB4D97">
      <w:pPr>
        <w:pStyle w:val="Standard1"/>
        <w:numPr>
          <w:ilvl w:val="0"/>
          <w:numId w:val="25"/>
        </w:numPr>
        <w:rPr>
          <w:rFonts w:ascii="Lucida Sans" w:hAnsi="Lucida Sans"/>
          <w:sz w:val="19"/>
          <w:szCs w:val="19"/>
          <w:lang w:val="en-US"/>
        </w:rPr>
      </w:pPr>
      <w:r>
        <w:rPr>
          <w:rFonts w:ascii="Lucida Sans" w:hAnsi="Lucida Sans"/>
          <w:sz w:val="19"/>
          <w:szCs w:val="19"/>
          <w:lang w:val="en-US"/>
        </w:rPr>
        <w:t>Superior coverage with tax data compared to survey data (0.0</w:t>
      </w:r>
      <w:r w:rsidR="0096162E">
        <w:rPr>
          <w:rFonts w:ascii="Lucida Sans" w:hAnsi="Lucida Sans"/>
          <w:sz w:val="19"/>
          <w:szCs w:val="19"/>
          <w:lang w:val="en-US"/>
        </w:rPr>
        <w:t>7</w:t>
      </w:r>
      <w:r>
        <w:rPr>
          <w:rFonts w:ascii="Lucida Sans" w:hAnsi="Lucida Sans"/>
          <w:sz w:val="19"/>
          <w:szCs w:val="19"/>
          <w:lang w:val="en-US"/>
        </w:rPr>
        <w:t>)</w:t>
      </w:r>
    </w:p>
    <w:p w14:paraId="5AF14D74" w14:textId="776EC11A" w:rsidR="00AB4D97" w:rsidRDefault="00AB4D97" w:rsidP="00AB4D97">
      <w:pPr>
        <w:pStyle w:val="Standard1"/>
        <w:numPr>
          <w:ilvl w:val="0"/>
          <w:numId w:val="25"/>
        </w:numPr>
        <w:rPr>
          <w:rFonts w:ascii="Lucida Sans" w:hAnsi="Lucida Sans"/>
          <w:sz w:val="19"/>
          <w:szCs w:val="19"/>
          <w:lang w:val="en-US"/>
        </w:rPr>
      </w:pPr>
      <w:r>
        <w:rPr>
          <w:rFonts w:ascii="Lucida Sans" w:hAnsi="Lucida Sans"/>
          <w:sz w:val="19"/>
          <w:szCs w:val="19"/>
          <w:lang w:val="en-US"/>
        </w:rPr>
        <w:t>Tax units vs households (0.0</w:t>
      </w:r>
      <w:r w:rsidR="0096162E">
        <w:rPr>
          <w:rFonts w:ascii="Lucida Sans" w:hAnsi="Lucida Sans"/>
          <w:sz w:val="19"/>
          <w:szCs w:val="19"/>
          <w:lang w:val="en-US"/>
        </w:rPr>
        <w:t>6</w:t>
      </w:r>
      <w:r>
        <w:rPr>
          <w:rFonts w:ascii="Lucida Sans" w:hAnsi="Lucida Sans"/>
          <w:sz w:val="19"/>
          <w:szCs w:val="19"/>
          <w:lang w:val="en-US"/>
        </w:rPr>
        <w:t>)</w:t>
      </w:r>
    </w:p>
    <w:p w14:paraId="13BADD30" w14:textId="37CD1889" w:rsidR="00AB4D97" w:rsidDel="00746BF0" w:rsidRDefault="00AB4D97" w:rsidP="00AB4D97">
      <w:pPr>
        <w:pStyle w:val="Standard1"/>
        <w:numPr>
          <w:ilvl w:val="0"/>
          <w:numId w:val="25"/>
        </w:numPr>
        <w:rPr>
          <w:del w:id="277" w:author="Hümbelin Oliver" w:date="2015-04-16T12:21:00Z"/>
          <w:rFonts w:ascii="Lucida Sans" w:hAnsi="Lucida Sans"/>
          <w:sz w:val="19"/>
          <w:szCs w:val="19"/>
          <w:lang w:val="en-US"/>
        </w:rPr>
      </w:pPr>
      <w:del w:id="278" w:author="Hümbelin Oliver" w:date="2015-04-16T12:21:00Z">
        <w:r w:rsidDel="00746BF0">
          <w:rPr>
            <w:rFonts w:ascii="Lucida Sans" w:hAnsi="Lucida Sans"/>
            <w:sz w:val="19"/>
            <w:szCs w:val="19"/>
            <w:lang w:val="en-US"/>
          </w:rPr>
          <w:delText>Income definitions within tax data (0.03)</w:delText>
        </w:r>
      </w:del>
    </w:p>
    <w:p w14:paraId="3D588234" w14:textId="106F24BB" w:rsidR="00AB4D97" w:rsidRDefault="00AB4D97" w:rsidP="00AB4D97">
      <w:pPr>
        <w:pStyle w:val="Standard1"/>
        <w:numPr>
          <w:ilvl w:val="0"/>
          <w:numId w:val="25"/>
        </w:numPr>
        <w:rPr>
          <w:rFonts w:ascii="Lucida Sans" w:hAnsi="Lucida Sans"/>
          <w:sz w:val="19"/>
          <w:szCs w:val="19"/>
          <w:lang w:val="en-US"/>
        </w:rPr>
      </w:pPr>
      <w:r>
        <w:rPr>
          <w:rFonts w:ascii="Lucida Sans" w:hAnsi="Lucida Sans"/>
          <w:sz w:val="19"/>
          <w:szCs w:val="19"/>
          <w:lang w:val="en-US"/>
        </w:rPr>
        <w:t>Influence of special tax subjects (0.02)</w:t>
      </w:r>
    </w:p>
    <w:p w14:paraId="0178C01F" w14:textId="2FDAA54B" w:rsidR="00AB4D97" w:rsidRDefault="00AB4D97" w:rsidP="00AB4D97">
      <w:pPr>
        <w:pStyle w:val="Standard1"/>
        <w:numPr>
          <w:ilvl w:val="0"/>
          <w:numId w:val="25"/>
        </w:numPr>
        <w:rPr>
          <w:rFonts w:ascii="Lucida Sans" w:hAnsi="Lucida Sans"/>
          <w:sz w:val="19"/>
          <w:szCs w:val="19"/>
          <w:lang w:val="en-US"/>
        </w:rPr>
      </w:pPr>
      <w:r>
        <w:rPr>
          <w:rFonts w:ascii="Lucida Sans" w:hAnsi="Lucida Sans"/>
          <w:sz w:val="19"/>
          <w:szCs w:val="19"/>
          <w:lang w:val="en-US"/>
        </w:rPr>
        <w:t>Using income corrected with an equivalence scale based on tax information (0.01)</w:t>
      </w:r>
    </w:p>
    <w:p w14:paraId="31837CC3" w14:textId="2C0E1B3E" w:rsidR="00C60F23" w:rsidRPr="00C60F23" w:rsidRDefault="003B5F19" w:rsidP="005350F7">
      <w:pPr>
        <w:pStyle w:val="Standard1"/>
        <w:rPr>
          <w:rFonts w:ascii="Lucida Sans" w:hAnsi="Lucida Sans"/>
          <w:sz w:val="19"/>
          <w:szCs w:val="19"/>
          <w:lang w:val="en-US"/>
        </w:rPr>
      </w:pPr>
      <w:r>
        <w:rPr>
          <w:rFonts w:ascii="Lucida Sans" w:hAnsi="Lucida Sans"/>
          <w:sz w:val="19"/>
          <w:szCs w:val="19"/>
          <w:lang w:val="en-US"/>
        </w:rPr>
        <w:t xml:space="preserve">We </w:t>
      </w:r>
      <w:r w:rsidR="00082596">
        <w:rPr>
          <w:rFonts w:ascii="Lucida Sans" w:hAnsi="Lucida Sans"/>
          <w:sz w:val="19"/>
          <w:szCs w:val="19"/>
          <w:lang w:val="en-US"/>
        </w:rPr>
        <w:t xml:space="preserve">do not mean </w:t>
      </w:r>
      <w:r>
        <w:rPr>
          <w:rFonts w:ascii="Lucida Sans" w:hAnsi="Lucida Sans"/>
          <w:sz w:val="19"/>
          <w:szCs w:val="19"/>
          <w:lang w:val="en-US"/>
        </w:rPr>
        <w:t>these figures as a “hard” estimate of true differences, in a sense that they could be used to</w:t>
      </w:r>
      <w:r w:rsidR="00937AFD">
        <w:rPr>
          <w:rFonts w:ascii="Lucida Sans" w:hAnsi="Lucida Sans"/>
          <w:sz w:val="19"/>
          <w:szCs w:val="19"/>
          <w:lang w:val="en-US"/>
        </w:rPr>
        <w:t xml:space="preserve"> adjust given estimations. The reported</w:t>
      </w:r>
      <w:r>
        <w:rPr>
          <w:rFonts w:ascii="Lucida Sans" w:hAnsi="Lucida Sans"/>
          <w:sz w:val="19"/>
          <w:szCs w:val="19"/>
          <w:lang w:val="en-US"/>
        </w:rPr>
        <w:t xml:space="preserve"> differences are strongly related to a given population. E.g. the difference between the tax unit and the household distribution is strongly affected by the actual overlap of the two concepts. Nonetheless</w:t>
      </w:r>
      <w:r w:rsidR="008C660F">
        <w:rPr>
          <w:rFonts w:ascii="Lucida Sans" w:hAnsi="Lucida Sans"/>
          <w:sz w:val="19"/>
          <w:szCs w:val="19"/>
          <w:lang w:val="en-US"/>
        </w:rPr>
        <w:t>,</w:t>
      </w:r>
      <w:r>
        <w:rPr>
          <w:rFonts w:ascii="Lucida Sans" w:hAnsi="Lucida Sans"/>
          <w:sz w:val="19"/>
          <w:szCs w:val="19"/>
          <w:lang w:val="en-US"/>
        </w:rPr>
        <w:t xml:space="preserve"> the ranking gives us an overview on what potentially is influential and what not. </w:t>
      </w:r>
      <w:r w:rsidR="00A06AD6">
        <w:rPr>
          <w:rFonts w:ascii="Lucida Sans" w:hAnsi="Lucida Sans"/>
          <w:sz w:val="19"/>
          <w:szCs w:val="19"/>
          <w:lang w:val="en-US"/>
        </w:rPr>
        <w:t xml:space="preserve">Following </w:t>
      </w:r>
      <w:r>
        <w:rPr>
          <w:rFonts w:ascii="Lucida Sans" w:hAnsi="Lucida Sans"/>
          <w:sz w:val="19"/>
          <w:szCs w:val="19"/>
          <w:lang w:val="en-US"/>
        </w:rPr>
        <w:t>the</w:t>
      </w:r>
      <w:r w:rsidR="00A06AD6">
        <w:rPr>
          <w:rFonts w:ascii="Lucida Sans" w:hAnsi="Lucida Sans"/>
          <w:sz w:val="19"/>
          <w:szCs w:val="19"/>
          <w:lang w:val="en-US"/>
        </w:rPr>
        <w:t xml:space="preserve"> </w:t>
      </w:r>
      <w:r>
        <w:rPr>
          <w:rFonts w:ascii="Lucida Sans" w:hAnsi="Lucida Sans"/>
          <w:sz w:val="19"/>
          <w:szCs w:val="19"/>
          <w:lang w:val="en-US"/>
        </w:rPr>
        <w:t>ranking</w:t>
      </w:r>
      <w:r w:rsidR="00A06AD6">
        <w:rPr>
          <w:rFonts w:ascii="Lucida Sans" w:hAnsi="Lucida Sans"/>
          <w:sz w:val="19"/>
          <w:szCs w:val="19"/>
          <w:lang w:val="en-US"/>
        </w:rPr>
        <w:t xml:space="preserve">, the issue of non-taxed is the most </w:t>
      </w:r>
      <w:del w:id="279" w:author="Hümbelin Oliver" w:date="2015-04-13T17:43:00Z">
        <w:r w:rsidR="00A06AD6" w:rsidDel="00D70029">
          <w:rPr>
            <w:rFonts w:ascii="Lucida Sans" w:hAnsi="Lucida Sans"/>
            <w:sz w:val="19"/>
            <w:szCs w:val="19"/>
            <w:lang w:val="en-US"/>
          </w:rPr>
          <w:delText xml:space="preserve">central </w:delText>
        </w:r>
      </w:del>
      <w:ins w:id="280" w:author="Hümbelin Oliver" w:date="2015-04-13T17:43:00Z">
        <w:r w:rsidR="00D70029">
          <w:rPr>
            <w:rFonts w:ascii="Lucida Sans" w:hAnsi="Lucida Sans"/>
            <w:sz w:val="19"/>
            <w:szCs w:val="19"/>
            <w:lang w:val="en-US"/>
          </w:rPr>
          <w:t xml:space="preserve">important </w:t>
        </w:r>
      </w:ins>
      <w:r w:rsidR="00A06AD6">
        <w:rPr>
          <w:rFonts w:ascii="Lucida Sans" w:hAnsi="Lucida Sans"/>
          <w:sz w:val="19"/>
          <w:szCs w:val="19"/>
          <w:lang w:val="en-US"/>
        </w:rPr>
        <w:lastRenderedPageBreak/>
        <w:t xml:space="preserve">problem when working with tax data. The results in the empirical section show that fiscal adjustments </w:t>
      </w:r>
      <w:r w:rsidR="00FC41DB">
        <w:rPr>
          <w:rFonts w:ascii="Lucida Sans" w:hAnsi="Lucida Sans"/>
          <w:sz w:val="19"/>
          <w:szCs w:val="19"/>
          <w:lang w:val="en-US"/>
        </w:rPr>
        <w:t>influence</w:t>
      </w:r>
      <w:r w:rsidR="00A06AD6">
        <w:rPr>
          <w:rFonts w:ascii="Lucida Sans" w:hAnsi="Lucida Sans"/>
          <w:sz w:val="19"/>
          <w:szCs w:val="19"/>
          <w:lang w:val="en-US"/>
        </w:rPr>
        <w:t xml:space="preserve"> the share of </w:t>
      </w:r>
      <w:r w:rsidR="00387B86">
        <w:rPr>
          <w:rFonts w:ascii="Lucida Sans" w:hAnsi="Lucida Sans"/>
          <w:sz w:val="19"/>
          <w:szCs w:val="19"/>
          <w:lang w:val="en-US"/>
        </w:rPr>
        <w:t xml:space="preserve">non-taxed and this again </w:t>
      </w:r>
      <w:r w:rsidR="00264D81">
        <w:rPr>
          <w:rFonts w:ascii="Lucida Sans" w:hAnsi="Lucida Sans"/>
          <w:sz w:val="19"/>
          <w:szCs w:val="19"/>
          <w:lang w:val="en-US"/>
        </w:rPr>
        <w:t>has a</w:t>
      </w:r>
      <w:del w:id="281" w:author="Hümbelin Oliver" w:date="2015-04-13T19:01:00Z">
        <w:r w:rsidR="00264D81" w:rsidDel="0005180B">
          <w:rPr>
            <w:rFonts w:ascii="Lucida Sans" w:hAnsi="Lucida Sans"/>
            <w:sz w:val="19"/>
            <w:szCs w:val="19"/>
            <w:lang w:val="en-US"/>
          </w:rPr>
          <w:delText>n</w:delText>
        </w:r>
      </w:del>
      <w:r w:rsidR="00264D81">
        <w:rPr>
          <w:rFonts w:ascii="Lucida Sans" w:hAnsi="Lucida Sans"/>
          <w:sz w:val="19"/>
          <w:szCs w:val="19"/>
          <w:lang w:val="en-US"/>
        </w:rPr>
        <w:t xml:space="preserve"> </w:t>
      </w:r>
      <w:ins w:id="282" w:author="Hümbelin Oliver" w:date="2015-04-13T19:01:00Z">
        <w:r w:rsidR="0005180B">
          <w:rPr>
            <w:rFonts w:ascii="Lucida Sans" w:hAnsi="Lucida Sans"/>
            <w:sz w:val="19"/>
            <w:szCs w:val="19"/>
            <w:lang w:val="en-US"/>
          </w:rPr>
          <w:t xml:space="preserve">strong </w:t>
        </w:r>
      </w:ins>
      <w:r w:rsidR="00FC41DB">
        <w:rPr>
          <w:rFonts w:ascii="Lucida Sans" w:hAnsi="Lucida Sans"/>
          <w:sz w:val="19"/>
          <w:szCs w:val="19"/>
          <w:lang w:val="en-US"/>
        </w:rPr>
        <w:t xml:space="preserve">impact </w:t>
      </w:r>
      <w:r w:rsidR="00264D81">
        <w:rPr>
          <w:rFonts w:ascii="Lucida Sans" w:hAnsi="Lucida Sans"/>
          <w:sz w:val="19"/>
          <w:szCs w:val="19"/>
          <w:lang w:val="en-US"/>
        </w:rPr>
        <w:t xml:space="preserve">on </w:t>
      </w:r>
      <w:r w:rsidR="00D13F34">
        <w:rPr>
          <w:rFonts w:ascii="Lucida Sans" w:hAnsi="Lucida Sans"/>
          <w:sz w:val="19"/>
          <w:szCs w:val="19"/>
          <w:lang w:val="en-US"/>
        </w:rPr>
        <w:t xml:space="preserve">the </w:t>
      </w:r>
      <w:r w:rsidR="00DE39E9">
        <w:rPr>
          <w:rFonts w:ascii="Lucida Sans" w:hAnsi="Lucida Sans"/>
          <w:sz w:val="19"/>
          <w:szCs w:val="19"/>
          <w:lang w:val="en-US"/>
        </w:rPr>
        <w:t xml:space="preserve">assessment of inequality. Furthermore, information on non-taxed is only available </w:t>
      </w:r>
      <w:r w:rsidR="007008D6">
        <w:rPr>
          <w:rFonts w:ascii="Lucida Sans" w:hAnsi="Lucida Sans"/>
          <w:sz w:val="19"/>
          <w:szCs w:val="19"/>
          <w:lang w:val="en-US"/>
        </w:rPr>
        <w:t>after</w:t>
      </w:r>
      <w:r w:rsidR="00DE39E9">
        <w:rPr>
          <w:rFonts w:ascii="Lucida Sans" w:hAnsi="Lucida Sans"/>
          <w:sz w:val="19"/>
          <w:szCs w:val="19"/>
          <w:lang w:val="en-US"/>
        </w:rPr>
        <w:t xml:space="preserve"> </w:t>
      </w:r>
      <w:r w:rsidR="00B36635">
        <w:rPr>
          <w:rFonts w:ascii="Lucida Sans" w:hAnsi="Lucida Sans"/>
          <w:sz w:val="19"/>
          <w:szCs w:val="19"/>
          <w:lang w:val="en-US"/>
        </w:rPr>
        <w:t xml:space="preserve">1995/1996 leaving the researcher with </w:t>
      </w:r>
      <w:r w:rsidR="007008D6">
        <w:rPr>
          <w:rFonts w:ascii="Lucida Sans" w:hAnsi="Lucida Sans"/>
          <w:sz w:val="19"/>
          <w:szCs w:val="19"/>
          <w:lang w:val="en-US"/>
        </w:rPr>
        <w:t xml:space="preserve">only </w:t>
      </w:r>
      <w:r w:rsidR="009B7C2F">
        <w:rPr>
          <w:rFonts w:ascii="Lucida Sans" w:hAnsi="Lucida Sans"/>
          <w:sz w:val="19"/>
          <w:szCs w:val="19"/>
          <w:lang w:val="en-US"/>
        </w:rPr>
        <w:t>informat</w:t>
      </w:r>
      <w:r w:rsidR="00937AFD">
        <w:rPr>
          <w:rFonts w:ascii="Lucida Sans" w:hAnsi="Lucida Sans"/>
          <w:sz w:val="19"/>
          <w:szCs w:val="19"/>
          <w:lang w:val="en-US"/>
        </w:rPr>
        <w:t>ion on taxed. Then again there are periods before</w:t>
      </w:r>
      <w:r w:rsidR="00005884">
        <w:rPr>
          <w:rFonts w:ascii="Lucida Sans" w:hAnsi="Lucida Sans"/>
          <w:sz w:val="19"/>
          <w:szCs w:val="19"/>
          <w:lang w:val="en-US"/>
        </w:rPr>
        <w:t xml:space="preserve"> 1943/1944</w:t>
      </w:r>
      <w:r w:rsidR="00937AFD">
        <w:rPr>
          <w:rFonts w:ascii="Lucida Sans" w:hAnsi="Lucida Sans"/>
          <w:sz w:val="19"/>
          <w:szCs w:val="19"/>
          <w:lang w:val="en-US"/>
        </w:rPr>
        <w:t xml:space="preserve"> where the</w:t>
      </w:r>
      <w:r w:rsidR="009B7C2F">
        <w:rPr>
          <w:rFonts w:ascii="Lucida Sans" w:hAnsi="Lucida Sans"/>
          <w:sz w:val="19"/>
          <w:szCs w:val="19"/>
          <w:lang w:val="en-US"/>
        </w:rPr>
        <w:t xml:space="preserve"> subpopulation of taxed represent sometimes only a small fraction of Swiss population as the estimations of Dell et al (2007)</w:t>
      </w:r>
      <w:r>
        <w:rPr>
          <w:rFonts w:ascii="Lucida Sans" w:hAnsi="Lucida Sans"/>
          <w:sz w:val="19"/>
          <w:szCs w:val="19"/>
          <w:lang w:val="en-US"/>
        </w:rPr>
        <w:t xml:space="preserve"> suggests</w:t>
      </w:r>
      <w:r w:rsidR="009B7C2F">
        <w:rPr>
          <w:rFonts w:ascii="Lucida Sans" w:hAnsi="Lucida Sans"/>
          <w:sz w:val="19"/>
          <w:szCs w:val="19"/>
          <w:lang w:val="en-US"/>
        </w:rPr>
        <w:t xml:space="preserve">. </w:t>
      </w:r>
      <w:r w:rsidR="00B36635">
        <w:rPr>
          <w:rFonts w:ascii="Lucida Sans" w:hAnsi="Lucida Sans"/>
          <w:sz w:val="19"/>
          <w:szCs w:val="19"/>
          <w:lang w:val="en-US"/>
        </w:rPr>
        <w:t xml:space="preserve">The second point in our list refers to coverage issues. Our analysis </w:t>
      </w:r>
      <w:r w:rsidR="00C60F23">
        <w:rPr>
          <w:rFonts w:ascii="Lucida Sans" w:hAnsi="Lucida Sans"/>
          <w:sz w:val="19"/>
          <w:szCs w:val="19"/>
          <w:lang w:val="en-US"/>
        </w:rPr>
        <w:t>showed</w:t>
      </w:r>
      <w:r w:rsidR="00B36635">
        <w:rPr>
          <w:rFonts w:ascii="Lucida Sans" w:hAnsi="Lucida Sans"/>
          <w:sz w:val="19"/>
          <w:szCs w:val="19"/>
          <w:lang w:val="en-US"/>
        </w:rPr>
        <w:t xml:space="preserve"> that the distributions </w:t>
      </w:r>
      <w:r w:rsidR="007008D6">
        <w:rPr>
          <w:rFonts w:ascii="Lucida Sans" w:hAnsi="Lucida Sans"/>
          <w:sz w:val="19"/>
          <w:szCs w:val="19"/>
          <w:lang w:val="en-US"/>
        </w:rPr>
        <w:t xml:space="preserve">of </w:t>
      </w:r>
      <w:r w:rsidR="00B36635">
        <w:rPr>
          <w:rFonts w:ascii="Lucida Sans" w:hAnsi="Lucida Sans"/>
          <w:sz w:val="19"/>
          <w:szCs w:val="19"/>
          <w:lang w:val="en-US"/>
        </w:rPr>
        <w:t>tax and s</w:t>
      </w:r>
      <w:r w:rsidR="00937AFD">
        <w:rPr>
          <w:rFonts w:ascii="Lucida Sans" w:hAnsi="Lucida Sans"/>
          <w:sz w:val="19"/>
          <w:szCs w:val="19"/>
          <w:lang w:val="en-US"/>
        </w:rPr>
        <w:t>urvey data differ substantially, albeit both cover Swiss population in theory.</w:t>
      </w:r>
      <w:r w:rsidR="00C60F23">
        <w:rPr>
          <w:rFonts w:ascii="Lucida Sans" w:hAnsi="Lucida Sans"/>
          <w:sz w:val="19"/>
          <w:szCs w:val="19"/>
          <w:lang w:val="en-US"/>
        </w:rPr>
        <w:t xml:space="preserve"> </w:t>
      </w:r>
      <w:r w:rsidR="00005884">
        <w:rPr>
          <w:rFonts w:ascii="Lucida Sans" w:hAnsi="Lucida Sans"/>
          <w:sz w:val="19"/>
          <w:szCs w:val="19"/>
          <w:lang w:val="en-US"/>
        </w:rPr>
        <w:t xml:space="preserve">We </w:t>
      </w:r>
      <w:del w:id="283" w:author="Hümbelin Oliver" w:date="2015-04-13T19:02:00Z">
        <w:r w:rsidR="00005884" w:rsidDel="0005180B">
          <w:rPr>
            <w:rFonts w:ascii="Lucida Sans" w:hAnsi="Lucida Sans"/>
            <w:sz w:val="19"/>
            <w:szCs w:val="19"/>
            <w:lang w:val="en-US"/>
          </w:rPr>
          <w:delText xml:space="preserve">argue </w:delText>
        </w:r>
      </w:del>
      <w:ins w:id="284" w:author="Hümbelin Oliver" w:date="2015-04-13T19:02:00Z">
        <w:r w:rsidR="0005180B">
          <w:rPr>
            <w:rFonts w:ascii="Lucida Sans" w:hAnsi="Lucida Sans"/>
            <w:sz w:val="19"/>
            <w:szCs w:val="19"/>
            <w:lang w:val="en-US"/>
          </w:rPr>
          <w:t xml:space="preserve">showed </w:t>
        </w:r>
      </w:ins>
      <w:r w:rsidR="00005884">
        <w:rPr>
          <w:rFonts w:ascii="Lucida Sans" w:hAnsi="Lucida Sans"/>
          <w:sz w:val="19"/>
          <w:szCs w:val="19"/>
          <w:lang w:val="en-US"/>
        </w:rPr>
        <w:t xml:space="preserve">that this </w:t>
      </w:r>
      <w:r w:rsidR="00C60F23">
        <w:rPr>
          <w:rFonts w:ascii="Lucida Sans" w:hAnsi="Lucida Sans"/>
          <w:sz w:val="19"/>
          <w:szCs w:val="19"/>
          <w:lang w:val="en-US"/>
        </w:rPr>
        <w:t xml:space="preserve">difference stems from an upper middle class bias in the survey data which results in underestimation of inequality. Another </w:t>
      </w:r>
      <w:del w:id="285" w:author="Hümbelin Oliver" w:date="2015-04-13T17:43:00Z">
        <w:r w:rsidR="00C60F23" w:rsidDel="00D70029">
          <w:rPr>
            <w:rFonts w:ascii="Lucida Sans" w:hAnsi="Lucida Sans"/>
            <w:sz w:val="19"/>
            <w:szCs w:val="19"/>
            <w:lang w:val="en-US"/>
          </w:rPr>
          <w:delText xml:space="preserve">central </w:delText>
        </w:r>
      </w:del>
      <w:ins w:id="286" w:author="Hümbelin Oliver" w:date="2015-04-13T17:43:00Z">
        <w:r w:rsidR="00D70029">
          <w:rPr>
            <w:rFonts w:ascii="Lucida Sans" w:hAnsi="Lucida Sans"/>
            <w:sz w:val="19"/>
            <w:szCs w:val="19"/>
            <w:lang w:val="en-US"/>
          </w:rPr>
          <w:t xml:space="preserve">important </w:t>
        </w:r>
      </w:ins>
      <w:r w:rsidR="00C60F23">
        <w:rPr>
          <w:rFonts w:ascii="Lucida Sans" w:hAnsi="Lucida Sans"/>
          <w:sz w:val="19"/>
          <w:szCs w:val="19"/>
          <w:lang w:val="en-US"/>
        </w:rPr>
        <w:t xml:space="preserve">difference of tax data is that statistical units are fiscal and not real households. This is </w:t>
      </w:r>
      <w:del w:id="287" w:author="Hümbelin Oliver" w:date="2015-04-13T19:03:00Z">
        <w:r w:rsidR="00C60F23" w:rsidDel="0005180B">
          <w:rPr>
            <w:rFonts w:ascii="Lucida Sans" w:hAnsi="Lucida Sans"/>
            <w:sz w:val="19"/>
            <w:szCs w:val="19"/>
            <w:lang w:val="en-US"/>
          </w:rPr>
          <w:delText xml:space="preserve">crucial </w:delText>
        </w:r>
      </w:del>
      <w:ins w:id="288" w:author="Hümbelin Oliver" w:date="2015-04-13T19:03:00Z">
        <w:r w:rsidR="0005180B">
          <w:rPr>
            <w:rFonts w:ascii="Lucida Sans" w:hAnsi="Lucida Sans"/>
            <w:sz w:val="19"/>
            <w:szCs w:val="19"/>
            <w:lang w:val="en-US"/>
          </w:rPr>
          <w:t xml:space="preserve">evident </w:t>
        </w:r>
      </w:ins>
      <w:r w:rsidR="00C60F23">
        <w:rPr>
          <w:rFonts w:ascii="Lucida Sans" w:hAnsi="Lucida Sans"/>
          <w:sz w:val="19"/>
          <w:szCs w:val="19"/>
          <w:lang w:val="en-US"/>
        </w:rPr>
        <w:t>in the case of cohabitation</w:t>
      </w:r>
      <w:r w:rsidR="00C60F23" w:rsidRPr="001D4982">
        <w:rPr>
          <w:rFonts w:ascii="Lucida Sans" w:hAnsi="Lucida Sans"/>
          <w:sz w:val="19"/>
          <w:szCs w:val="19"/>
          <w:lang w:val="en-US"/>
        </w:rPr>
        <w:t xml:space="preserve"> without marriage</w:t>
      </w:r>
      <w:r w:rsidR="00C60F23">
        <w:rPr>
          <w:rFonts w:ascii="Lucida Sans" w:hAnsi="Lucida Sans"/>
          <w:sz w:val="19"/>
          <w:szCs w:val="19"/>
          <w:lang w:val="en-US"/>
        </w:rPr>
        <w:t xml:space="preserve">, which is </w:t>
      </w:r>
      <w:del w:id="289" w:author="Hümbelin Oliver" w:date="2015-04-13T19:03:00Z">
        <w:r w:rsidR="00D13F34" w:rsidDel="0005180B">
          <w:rPr>
            <w:rFonts w:ascii="Lucida Sans" w:hAnsi="Lucida Sans"/>
            <w:sz w:val="19"/>
            <w:szCs w:val="19"/>
            <w:lang w:val="en-US"/>
          </w:rPr>
          <w:delText xml:space="preserve">present </w:delText>
        </w:r>
      </w:del>
      <w:ins w:id="290" w:author="Hümbelin Oliver" w:date="2015-04-13T19:03:00Z">
        <w:r w:rsidR="0005180B">
          <w:rPr>
            <w:rFonts w:ascii="Lucida Sans" w:hAnsi="Lucida Sans"/>
            <w:sz w:val="19"/>
            <w:szCs w:val="19"/>
            <w:lang w:val="en-US"/>
          </w:rPr>
          <w:t xml:space="preserve">represented </w:t>
        </w:r>
      </w:ins>
      <w:r w:rsidR="00D13F34">
        <w:rPr>
          <w:rFonts w:ascii="Lucida Sans" w:hAnsi="Lucida Sans"/>
          <w:sz w:val="19"/>
          <w:szCs w:val="19"/>
          <w:lang w:val="en-US"/>
        </w:rPr>
        <w:t>in tax data</w:t>
      </w:r>
      <w:r w:rsidR="00005884">
        <w:rPr>
          <w:rFonts w:ascii="Lucida Sans" w:hAnsi="Lucida Sans"/>
          <w:sz w:val="19"/>
          <w:szCs w:val="19"/>
          <w:lang w:val="en-US"/>
        </w:rPr>
        <w:t xml:space="preserve"> as two single tax units and</w:t>
      </w:r>
      <w:r w:rsidR="00C60F23" w:rsidRPr="001D4982">
        <w:rPr>
          <w:rFonts w:ascii="Lucida Sans" w:hAnsi="Lucida Sans"/>
          <w:sz w:val="19"/>
          <w:szCs w:val="19"/>
          <w:lang w:val="en-US"/>
        </w:rPr>
        <w:t xml:space="preserve"> </w:t>
      </w:r>
      <w:r w:rsidR="00C60F23">
        <w:rPr>
          <w:rFonts w:ascii="Lucida Sans" w:hAnsi="Lucida Sans"/>
          <w:sz w:val="19"/>
          <w:szCs w:val="19"/>
          <w:lang w:val="en-US"/>
        </w:rPr>
        <w:t>leads to an overestimation of inequality and</w:t>
      </w:r>
      <w:r w:rsidR="00C60F23" w:rsidRPr="001D4982">
        <w:rPr>
          <w:rFonts w:ascii="Lucida Sans" w:hAnsi="Lucida Sans"/>
          <w:sz w:val="19"/>
          <w:szCs w:val="19"/>
          <w:lang w:val="en-US"/>
        </w:rPr>
        <w:t xml:space="preserve"> certainly to </w:t>
      </w:r>
      <w:r w:rsidR="00005884">
        <w:rPr>
          <w:rFonts w:ascii="Lucida Sans" w:hAnsi="Lucida Sans"/>
          <w:sz w:val="19"/>
          <w:szCs w:val="19"/>
          <w:lang w:val="en-US"/>
        </w:rPr>
        <w:t>a bias</w:t>
      </w:r>
      <w:r w:rsidR="00C60F23" w:rsidRPr="001D4982">
        <w:rPr>
          <w:rFonts w:ascii="Lucida Sans" w:hAnsi="Lucida Sans"/>
          <w:sz w:val="19"/>
          <w:szCs w:val="19"/>
          <w:lang w:val="en-US"/>
        </w:rPr>
        <w:t xml:space="preserve"> in the inequality trend as the „single-to-married-ratio“</w:t>
      </w:r>
      <w:r w:rsidR="00C60F23">
        <w:rPr>
          <w:rFonts w:ascii="Lucida Sans" w:hAnsi="Lucida Sans"/>
          <w:sz w:val="19"/>
          <w:szCs w:val="19"/>
          <w:lang w:val="en-US"/>
        </w:rPr>
        <w:t xml:space="preserve"> </w:t>
      </w:r>
      <w:r w:rsidR="00C60F23" w:rsidRPr="001D4982">
        <w:rPr>
          <w:rFonts w:ascii="Lucida Sans" w:hAnsi="Lucida Sans"/>
          <w:sz w:val="19"/>
          <w:szCs w:val="19"/>
          <w:lang w:val="en-US"/>
        </w:rPr>
        <w:t xml:space="preserve">varies </w:t>
      </w:r>
      <w:r w:rsidR="00C60F23">
        <w:rPr>
          <w:rFonts w:ascii="Lucida Sans" w:hAnsi="Lucida Sans"/>
          <w:sz w:val="19"/>
          <w:szCs w:val="19"/>
          <w:lang w:val="en-US"/>
        </w:rPr>
        <w:t xml:space="preserve">in most western countries </w:t>
      </w:r>
      <w:r w:rsidR="00C60F23" w:rsidRPr="001D4982">
        <w:rPr>
          <w:rFonts w:ascii="Lucida Sans" w:hAnsi="Lucida Sans"/>
          <w:sz w:val="19"/>
          <w:szCs w:val="19"/>
          <w:lang w:val="en-US"/>
        </w:rPr>
        <w:t>over time (trend towards more singles).</w:t>
      </w:r>
      <w:r w:rsidR="0042665B">
        <w:rPr>
          <w:rFonts w:ascii="Lucida Sans" w:hAnsi="Lucida Sans"/>
          <w:sz w:val="19"/>
          <w:szCs w:val="19"/>
          <w:lang w:val="en-US"/>
        </w:rPr>
        <w:t xml:space="preserve"> The 4</w:t>
      </w:r>
      <w:r w:rsidR="0042665B" w:rsidRPr="0042665B">
        <w:rPr>
          <w:rFonts w:ascii="Lucida Sans" w:hAnsi="Lucida Sans"/>
          <w:sz w:val="19"/>
          <w:szCs w:val="19"/>
          <w:vertAlign w:val="superscript"/>
          <w:lang w:val="en-US"/>
        </w:rPr>
        <w:t>th</w:t>
      </w:r>
      <w:r w:rsidR="0042665B">
        <w:rPr>
          <w:rFonts w:ascii="Lucida Sans" w:hAnsi="Lucida Sans"/>
          <w:sz w:val="19"/>
          <w:szCs w:val="19"/>
          <w:lang w:val="en-US"/>
        </w:rPr>
        <w:t xml:space="preserve"> place in the ranking goes to income definitions within tax data. Compared to other issues this seems to be</w:t>
      </w:r>
      <w:r w:rsidR="00D13F34">
        <w:rPr>
          <w:rFonts w:ascii="Lucida Sans" w:hAnsi="Lucida Sans"/>
          <w:sz w:val="19"/>
          <w:szCs w:val="19"/>
          <w:lang w:val="en-US"/>
        </w:rPr>
        <w:t xml:space="preserve"> a</w:t>
      </w:r>
      <w:r w:rsidR="0042665B">
        <w:rPr>
          <w:rFonts w:ascii="Lucida Sans" w:hAnsi="Lucida Sans"/>
          <w:sz w:val="19"/>
          <w:szCs w:val="19"/>
          <w:lang w:val="en-US"/>
        </w:rPr>
        <w:t xml:space="preserve"> minor point, but we have to keep in </w:t>
      </w:r>
      <w:r>
        <w:rPr>
          <w:rFonts w:ascii="Lucida Sans" w:hAnsi="Lucida Sans"/>
          <w:sz w:val="19"/>
          <w:szCs w:val="19"/>
          <w:lang w:val="en-US"/>
        </w:rPr>
        <w:t>mind that</w:t>
      </w:r>
      <w:r w:rsidR="0042665B">
        <w:rPr>
          <w:rFonts w:ascii="Lucida Sans" w:hAnsi="Lucida Sans"/>
          <w:sz w:val="19"/>
          <w:szCs w:val="19"/>
          <w:lang w:val="en-US"/>
        </w:rPr>
        <w:t xml:space="preserve"> aggregated tax data do not </w:t>
      </w:r>
      <w:r>
        <w:rPr>
          <w:rFonts w:ascii="Lucida Sans" w:hAnsi="Lucida Sans"/>
          <w:sz w:val="19"/>
          <w:szCs w:val="19"/>
          <w:lang w:val="en-US"/>
        </w:rPr>
        <w:t>allow</w:t>
      </w:r>
      <w:r w:rsidR="0042665B">
        <w:rPr>
          <w:rFonts w:ascii="Lucida Sans" w:hAnsi="Lucida Sans"/>
          <w:sz w:val="19"/>
          <w:szCs w:val="19"/>
          <w:lang w:val="en-US"/>
        </w:rPr>
        <w:t xml:space="preserve"> to</w:t>
      </w:r>
      <w:r w:rsidR="00182BEB">
        <w:rPr>
          <w:rFonts w:ascii="Lucida Sans" w:hAnsi="Lucida Sans"/>
          <w:sz w:val="19"/>
          <w:szCs w:val="19"/>
          <w:lang w:val="en-US"/>
        </w:rPr>
        <w:t xml:space="preserve"> construct disposable incomes, e</w:t>
      </w:r>
      <w:r w:rsidR="007008D6">
        <w:rPr>
          <w:rFonts w:ascii="Lucida Sans" w:hAnsi="Lucida Sans"/>
          <w:sz w:val="19"/>
          <w:szCs w:val="19"/>
          <w:lang w:val="en-US"/>
        </w:rPr>
        <w:t>s</w:t>
      </w:r>
      <w:r w:rsidR="00182BEB">
        <w:rPr>
          <w:rFonts w:ascii="Lucida Sans" w:hAnsi="Lucida Sans"/>
          <w:sz w:val="19"/>
          <w:szCs w:val="19"/>
          <w:lang w:val="en-US"/>
        </w:rPr>
        <w:t>p</w:t>
      </w:r>
      <w:r w:rsidR="007008D6">
        <w:rPr>
          <w:rFonts w:ascii="Lucida Sans" w:hAnsi="Lucida Sans"/>
          <w:sz w:val="19"/>
          <w:szCs w:val="19"/>
          <w:lang w:val="en-US"/>
        </w:rPr>
        <w:t>ec</w:t>
      </w:r>
      <w:r w:rsidR="00182BEB">
        <w:rPr>
          <w:rFonts w:ascii="Lucida Sans" w:hAnsi="Lucida Sans"/>
          <w:sz w:val="19"/>
          <w:szCs w:val="19"/>
          <w:lang w:val="en-US"/>
        </w:rPr>
        <w:t xml:space="preserve">ially the missing possibility to account for federal and communal taxes </w:t>
      </w:r>
      <w:r w:rsidR="00D13F34">
        <w:rPr>
          <w:rFonts w:ascii="Lucida Sans" w:hAnsi="Lucida Sans"/>
          <w:sz w:val="19"/>
          <w:szCs w:val="19"/>
          <w:lang w:val="en-US"/>
        </w:rPr>
        <w:t>carries</w:t>
      </w:r>
      <w:r w:rsidR="00182BEB">
        <w:rPr>
          <w:rFonts w:ascii="Lucida Sans" w:hAnsi="Lucida Sans"/>
          <w:sz w:val="19"/>
          <w:szCs w:val="19"/>
          <w:lang w:val="en-US"/>
        </w:rPr>
        <w:t xml:space="preserve"> weight. Hence, the </w:t>
      </w:r>
      <w:proofErr w:type="spellStart"/>
      <w:r w:rsidR="00182BEB">
        <w:rPr>
          <w:rFonts w:ascii="Lucida Sans" w:hAnsi="Lucida Sans"/>
          <w:sz w:val="19"/>
          <w:szCs w:val="19"/>
          <w:lang w:val="en-US"/>
        </w:rPr>
        <w:t>redistributional</w:t>
      </w:r>
      <w:proofErr w:type="spellEnd"/>
      <w:r w:rsidR="00182BEB">
        <w:rPr>
          <w:rFonts w:ascii="Lucida Sans" w:hAnsi="Lucida Sans"/>
          <w:sz w:val="19"/>
          <w:szCs w:val="19"/>
          <w:lang w:val="en-US"/>
        </w:rPr>
        <w:t xml:space="preserve"> effect of taxes cannot</w:t>
      </w:r>
      <w:r w:rsidR="00D13F34">
        <w:rPr>
          <w:rFonts w:ascii="Lucida Sans" w:hAnsi="Lucida Sans"/>
          <w:sz w:val="19"/>
          <w:szCs w:val="19"/>
          <w:lang w:val="en-US"/>
        </w:rPr>
        <w:t xml:space="preserve"> be</w:t>
      </w:r>
      <w:r w:rsidR="00182BEB">
        <w:rPr>
          <w:rFonts w:ascii="Lucida Sans" w:hAnsi="Lucida Sans"/>
          <w:sz w:val="19"/>
          <w:szCs w:val="19"/>
          <w:lang w:val="en-US"/>
        </w:rPr>
        <w:t xml:space="preserve"> depicted, which leads summa </w:t>
      </w:r>
      <w:proofErr w:type="spellStart"/>
      <w:r w:rsidR="00182BEB">
        <w:rPr>
          <w:rFonts w:ascii="Lucida Sans" w:hAnsi="Lucida Sans"/>
          <w:sz w:val="19"/>
          <w:szCs w:val="19"/>
          <w:lang w:val="en-US"/>
        </w:rPr>
        <w:t>summarum</w:t>
      </w:r>
      <w:proofErr w:type="spellEnd"/>
      <w:r w:rsidR="00182BEB">
        <w:rPr>
          <w:rFonts w:ascii="Lucida Sans" w:hAnsi="Lucida Sans"/>
          <w:sz w:val="19"/>
          <w:szCs w:val="19"/>
          <w:lang w:val="en-US"/>
        </w:rPr>
        <w:t xml:space="preserve"> to an overestimation of inequality based on taxable income. Compared to the other issues</w:t>
      </w:r>
      <w:r w:rsidR="00F60DD8">
        <w:rPr>
          <w:rFonts w:ascii="Lucida Sans" w:hAnsi="Lucida Sans"/>
          <w:sz w:val="19"/>
          <w:szCs w:val="19"/>
          <w:lang w:val="en-US"/>
        </w:rPr>
        <w:t>,</w:t>
      </w:r>
      <w:r w:rsidR="00182BEB">
        <w:rPr>
          <w:rFonts w:ascii="Lucida Sans" w:hAnsi="Lucida Sans"/>
          <w:sz w:val="19"/>
          <w:szCs w:val="19"/>
          <w:lang w:val="en-US"/>
        </w:rPr>
        <w:t xml:space="preserve"> the influence of special tax subjects and the implementation of the equivalence concept tailored to tax d</w:t>
      </w:r>
      <w:r>
        <w:rPr>
          <w:rFonts w:ascii="Lucida Sans" w:hAnsi="Lucida Sans"/>
          <w:sz w:val="19"/>
          <w:szCs w:val="19"/>
          <w:lang w:val="en-US"/>
        </w:rPr>
        <w:t xml:space="preserve">ata are rather minor issues, albeit we showed that </w:t>
      </w:r>
      <w:r w:rsidR="0045787F">
        <w:rPr>
          <w:rFonts w:ascii="Lucida Sans" w:hAnsi="Lucida Sans"/>
          <w:sz w:val="19"/>
          <w:szCs w:val="19"/>
          <w:lang w:val="en-US"/>
        </w:rPr>
        <w:t xml:space="preserve">the inclusion of special cases is </w:t>
      </w:r>
      <w:r w:rsidR="00F60DD8">
        <w:rPr>
          <w:rFonts w:ascii="Lucida Sans" w:hAnsi="Lucida Sans"/>
          <w:sz w:val="19"/>
          <w:szCs w:val="19"/>
          <w:lang w:val="en-US"/>
        </w:rPr>
        <w:t xml:space="preserve">necessary </w:t>
      </w:r>
      <w:r w:rsidR="0045787F">
        <w:rPr>
          <w:rFonts w:ascii="Lucida Sans" w:hAnsi="Lucida Sans"/>
          <w:sz w:val="19"/>
          <w:szCs w:val="19"/>
          <w:lang w:val="en-US"/>
        </w:rPr>
        <w:t xml:space="preserve">to catch the effect of </w:t>
      </w:r>
      <w:r w:rsidR="00D110F0">
        <w:rPr>
          <w:rFonts w:ascii="Lucida Sans" w:hAnsi="Lucida Sans"/>
          <w:sz w:val="19"/>
          <w:szCs w:val="19"/>
          <w:lang w:val="en-US"/>
        </w:rPr>
        <w:t xml:space="preserve">a special socio-political developments like the </w:t>
      </w:r>
      <w:r w:rsidR="0045787F">
        <w:rPr>
          <w:rFonts w:ascii="Lucida Sans" w:hAnsi="Lucida Sans"/>
          <w:sz w:val="19"/>
          <w:szCs w:val="19"/>
          <w:lang w:val="en-US"/>
        </w:rPr>
        <w:t>recent immigration of rich individuals</w:t>
      </w:r>
      <w:r w:rsidR="00D110F0">
        <w:rPr>
          <w:rFonts w:ascii="Lucida Sans" w:hAnsi="Lucida Sans"/>
          <w:sz w:val="19"/>
          <w:szCs w:val="19"/>
          <w:lang w:val="en-US"/>
        </w:rPr>
        <w:t xml:space="preserve"> in Switzerland</w:t>
      </w:r>
      <w:r w:rsidR="0045787F">
        <w:rPr>
          <w:rFonts w:ascii="Lucida Sans" w:hAnsi="Lucida Sans"/>
          <w:sz w:val="19"/>
          <w:szCs w:val="19"/>
          <w:lang w:val="en-US"/>
        </w:rPr>
        <w:t xml:space="preserve">, who get tax privileges by getting taxed according to expenses. </w:t>
      </w:r>
    </w:p>
    <w:p w14:paraId="50A5E082" w14:textId="7753A266" w:rsidR="007A5603" w:rsidRDefault="00D77118" w:rsidP="005350F7">
      <w:pPr>
        <w:pStyle w:val="Standard1"/>
        <w:rPr>
          <w:rFonts w:ascii="Lucida Sans" w:hAnsi="Lucida Sans"/>
          <w:sz w:val="19"/>
          <w:szCs w:val="19"/>
          <w:lang w:val="en-US"/>
        </w:rPr>
      </w:pPr>
      <w:del w:id="291" w:author="Hümbelin Oliver" w:date="2015-04-13T19:06:00Z">
        <w:r w:rsidDel="00FA58EC">
          <w:rPr>
            <w:rFonts w:ascii="Lucida Sans" w:hAnsi="Lucida Sans"/>
            <w:sz w:val="19"/>
            <w:szCs w:val="19"/>
            <w:lang w:val="en-US"/>
          </w:rPr>
          <w:delText>Measurement issues are especially crucial</w:delText>
        </w:r>
      </w:del>
      <w:ins w:id="292" w:author="Hümbelin Oliver" w:date="2015-04-13T19:06:00Z">
        <w:r w:rsidR="00FA58EC">
          <w:rPr>
            <w:rFonts w:ascii="Lucida Sans" w:hAnsi="Lucida Sans"/>
            <w:sz w:val="19"/>
            <w:szCs w:val="19"/>
            <w:lang w:val="en-US"/>
          </w:rPr>
          <w:t>A special part in the discussion is dedicated to inequality measures</w:t>
        </w:r>
      </w:ins>
      <w:r w:rsidR="00182BEB">
        <w:rPr>
          <w:rFonts w:ascii="Lucida Sans" w:hAnsi="Lucida Sans"/>
          <w:sz w:val="19"/>
          <w:szCs w:val="19"/>
          <w:lang w:val="en-US"/>
        </w:rPr>
        <w:t xml:space="preserve">, </w:t>
      </w:r>
      <w:r>
        <w:rPr>
          <w:rFonts w:ascii="Lucida Sans" w:hAnsi="Lucida Sans"/>
          <w:sz w:val="19"/>
          <w:szCs w:val="19"/>
          <w:lang w:val="en-US"/>
        </w:rPr>
        <w:t xml:space="preserve">as </w:t>
      </w:r>
      <w:r w:rsidR="00182BEB">
        <w:rPr>
          <w:rFonts w:ascii="Lucida Sans" w:hAnsi="Lucida Sans"/>
          <w:sz w:val="19"/>
          <w:szCs w:val="19"/>
          <w:lang w:val="en-US"/>
        </w:rPr>
        <w:t xml:space="preserve">the </w:t>
      </w:r>
      <w:r w:rsidR="009C0F72">
        <w:rPr>
          <w:rFonts w:ascii="Lucida Sans" w:hAnsi="Lucida Sans"/>
          <w:sz w:val="19"/>
          <w:szCs w:val="19"/>
          <w:lang w:val="en-US"/>
        </w:rPr>
        <w:t xml:space="preserve">performed tests </w:t>
      </w:r>
      <w:r w:rsidR="00182BEB">
        <w:rPr>
          <w:rFonts w:ascii="Lucida Sans" w:hAnsi="Lucida Sans"/>
          <w:sz w:val="19"/>
          <w:szCs w:val="19"/>
          <w:lang w:val="en-US"/>
        </w:rPr>
        <w:t xml:space="preserve">cannot be included in the ranking because other measures than </w:t>
      </w:r>
      <w:r w:rsidR="005D678C">
        <w:rPr>
          <w:rFonts w:ascii="Lucida Sans" w:hAnsi="Lucida Sans"/>
          <w:sz w:val="19"/>
          <w:szCs w:val="19"/>
          <w:lang w:val="en-US"/>
        </w:rPr>
        <w:t>the Gini coefficients were used and comparability</w:t>
      </w:r>
      <w:r w:rsidR="00D13F34">
        <w:rPr>
          <w:rFonts w:ascii="Lucida Sans" w:hAnsi="Lucida Sans"/>
          <w:sz w:val="19"/>
          <w:szCs w:val="19"/>
          <w:lang w:val="en-US"/>
        </w:rPr>
        <w:t xml:space="preserve"> in the sense of the ranking</w:t>
      </w:r>
      <w:r w:rsidR="005D678C">
        <w:rPr>
          <w:rFonts w:ascii="Lucida Sans" w:hAnsi="Lucida Sans"/>
          <w:sz w:val="19"/>
          <w:szCs w:val="19"/>
          <w:lang w:val="en-US"/>
        </w:rPr>
        <w:t xml:space="preserve"> therefore is </w:t>
      </w:r>
      <w:r w:rsidR="00D13F34">
        <w:rPr>
          <w:rFonts w:ascii="Lucida Sans" w:hAnsi="Lucida Sans"/>
          <w:sz w:val="19"/>
          <w:szCs w:val="19"/>
          <w:lang w:val="en-US"/>
        </w:rPr>
        <w:t>not suitable</w:t>
      </w:r>
      <w:r w:rsidR="005D678C">
        <w:rPr>
          <w:rFonts w:ascii="Lucida Sans" w:hAnsi="Lucida Sans"/>
          <w:sz w:val="19"/>
          <w:szCs w:val="19"/>
          <w:lang w:val="en-US"/>
        </w:rPr>
        <w:t>.</w:t>
      </w:r>
      <w:r w:rsidR="00182BEB">
        <w:rPr>
          <w:rFonts w:ascii="Lucida Sans" w:hAnsi="Lucida Sans"/>
          <w:sz w:val="19"/>
          <w:szCs w:val="19"/>
          <w:lang w:val="en-US"/>
        </w:rPr>
        <w:t xml:space="preserve"> Nonetheless, the performed test showed that </w:t>
      </w:r>
      <w:ins w:id="293" w:author="Hümbelin Oliver" w:date="2015-04-13T19:29:00Z">
        <w:r w:rsidR="00556651">
          <w:rPr>
            <w:rFonts w:ascii="Lucida Sans" w:hAnsi="Lucida Sans"/>
            <w:sz w:val="19"/>
            <w:szCs w:val="19"/>
            <w:lang w:val="en-US"/>
          </w:rPr>
          <w:t>all relevant statistical techniques can be appli</w:t>
        </w:r>
        <w:r w:rsidR="00C44816">
          <w:rPr>
            <w:rFonts w:ascii="Lucida Sans" w:hAnsi="Lucida Sans"/>
            <w:sz w:val="19"/>
            <w:szCs w:val="19"/>
            <w:lang w:val="en-US"/>
          </w:rPr>
          <w:t>ed to aggregated tax statistics</w:t>
        </w:r>
      </w:ins>
      <w:ins w:id="294" w:author="Hümbelin Oliver" w:date="2015-04-13T19:30:00Z">
        <w:r w:rsidR="00C44816">
          <w:rPr>
            <w:rFonts w:ascii="Lucida Sans" w:hAnsi="Lucida Sans"/>
            <w:sz w:val="19"/>
            <w:szCs w:val="19"/>
            <w:lang w:val="en-US"/>
          </w:rPr>
          <w:t xml:space="preserve">. Furthermore we showed that </w:t>
        </w:r>
      </w:ins>
      <w:r w:rsidR="005D678C">
        <w:rPr>
          <w:rFonts w:ascii="Lucida Sans" w:hAnsi="Lucida Sans"/>
          <w:sz w:val="19"/>
          <w:szCs w:val="19"/>
          <w:lang w:val="en-US"/>
        </w:rPr>
        <w:t xml:space="preserve">the judgment of inequality is </w:t>
      </w:r>
      <w:r w:rsidR="00005884">
        <w:rPr>
          <w:rFonts w:ascii="Lucida Sans" w:hAnsi="Lucida Sans"/>
          <w:sz w:val="19"/>
          <w:szCs w:val="19"/>
          <w:lang w:val="en-US"/>
        </w:rPr>
        <w:t>somehow</w:t>
      </w:r>
      <w:r w:rsidR="005D678C">
        <w:rPr>
          <w:rFonts w:ascii="Lucida Sans" w:hAnsi="Lucida Sans"/>
          <w:sz w:val="19"/>
          <w:szCs w:val="19"/>
          <w:lang w:val="en-US"/>
        </w:rPr>
        <w:t xml:space="preserve"> tied </w:t>
      </w:r>
      <w:r w:rsidR="007008D6">
        <w:rPr>
          <w:rFonts w:ascii="Lucida Sans" w:hAnsi="Lucida Sans"/>
          <w:sz w:val="19"/>
          <w:szCs w:val="19"/>
          <w:lang w:val="en-US"/>
        </w:rPr>
        <w:t xml:space="preserve">to </w:t>
      </w:r>
      <w:r w:rsidR="005D678C">
        <w:rPr>
          <w:rFonts w:ascii="Lucida Sans" w:hAnsi="Lucida Sans"/>
          <w:sz w:val="19"/>
          <w:szCs w:val="19"/>
          <w:lang w:val="en-US"/>
        </w:rPr>
        <w:t xml:space="preserve">the </w:t>
      </w:r>
      <w:r w:rsidR="00D13F34">
        <w:rPr>
          <w:rFonts w:ascii="Lucida Sans" w:hAnsi="Lucida Sans"/>
          <w:sz w:val="19"/>
          <w:szCs w:val="19"/>
          <w:lang w:val="en-US"/>
        </w:rPr>
        <w:t xml:space="preserve">chosen </w:t>
      </w:r>
      <w:r w:rsidR="005D678C">
        <w:rPr>
          <w:rFonts w:ascii="Lucida Sans" w:hAnsi="Lucida Sans"/>
          <w:sz w:val="19"/>
          <w:szCs w:val="19"/>
          <w:lang w:val="en-US"/>
        </w:rPr>
        <w:t xml:space="preserve">measurement coefficient and </w:t>
      </w:r>
      <w:r w:rsidR="009C0F72">
        <w:rPr>
          <w:rFonts w:ascii="Lucida Sans" w:hAnsi="Lucida Sans"/>
          <w:sz w:val="19"/>
          <w:szCs w:val="19"/>
          <w:lang w:val="en-US"/>
        </w:rPr>
        <w:t>analys</w:t>
      </w:r>
      <w:r w:rsidR="007008D6">
        <w:rPr>
          <w:rFonts w:ascii="Lucida Sans" w:hAnsi="Lucida Sans"/>
          <w:sz w:val="19"/>
          <w:szCs w:val="19"/>
          <w:lang w:val="en-US"/>
        </w:rPr>
        <w:t>e</w:t>
      </w:r>
      <w:r w:rsidR="009C0F72">
        <w:rPr>
          <w:rFonts w:ascii="Lucida Sans" w:hAnsi="Lucida Sans"/>
          <w:sz w:val="19"/>
          <w:szCs w:val="19"/>
          <w:lang w:val="en-US"/>
        </w:rPr>
        <w:t xml:space="preserve">s are most fruitful when different measures </w:t>
      </w:r>
      <w:r w:rsidR="00CE5BE4">
        <w:rPr>
          <w:rFonts w:ascii="Lucida Sans" w:hAnsi="Lucida Sans"/>
          <w:sz w:val="19"/>
          <w:szCs w:val="19"/>
          <w:lang w:val="en-US"/>
        </w:rPr>
        <w:t xml:space="preserve">and approaches </w:t>
      </w:r>
      <w:r w:rsidR="0045787F">
        <w:rPr>
          <w:rFonts w:ascii="Lucida Sans" w:hAnsi="Lucida Sans"/>
          <w:sz w:val="19"/>
          <w:szCs w:val="19"/>
          <w:lang w:val="en-US"/>
        </w:rPr>
        <w:t xml:space="preserve">are used. We think trend analysis is best done by combining several one population measures for a first analysis of time patterns, which then is enriched with </w:t>
      </w:r>
      <w:r w:rsidR="00005884">
        <w:rPr>
          <w:rFonts w:ascii="Lucida Sans" w:hAnsi="Lucida Sans"/>
          <w:sz w:val="19"/>
          <w:szCs w:val="19"/>
          <w:lang w:val="en-US"/>
        </w:rPr>
        <w:t>a</w:t>
      </w:r>
      <w:r w:rsidR="0045787F">
        <w:rPr>
          <w:rFonts w:ascii="Lucida Sans" w:hAnsi="Lucida Sans"/>
          <w:sz w:val="19"/>
          <w:szCs w:val="19"/>
          <w:lang w:val="en-US"/>
        </w:rPr>
        <w:t xml:space="preserve"> second analysis </w:t>
      </w:r>
      <w:r w:rsidR="00005884">
        <w:rPr>
          <w:rFonts w:ascii="Lucida Sans" w:hAnsi="Lucida Sans"/>
          <w:sz w:val="19"/>
          <w:szCs w:val="19"/>
          <w:lang w:val="en-US"/>
        </w:rPr>
        <w:t>using</w:t>
      </w:r>
      <w:r w:rsidR="0045787F">
        <w:rPr>
          <w:rFonts w:ascii="Lucida Sans" w:hAnsi="Lucida Sans"/>
          <w:sz w:val="19"/>
          <w:szCs w:val="19"/>
          <w:lang w:val="en-US"/>
        </w:rPr>
        <w:t xml:space="preserve"> relative distribution methods for specific time </w:t>
      </w:r>
      <w:r w:rsidR="00005884">
        <w:rPr>
          <w:rFonts w:ascii="Lucida Sans" w:hAnsi="Lucida Sans"/>
          <w:sz w:val="19"/>
          <w:szCs w:val="19"/>
          <w:lang w:val="en-US"/>
        </w:rPr>
        <w:t>points</w:t>
      </w:r>
      <w:r w:rsidR="0045787F">
        <w:rPr>
          <w:rFonts w:ascii="Lucida Sans" w:hAnsi="Lucida Sans"/>
          <w:sz w:val="19"/>
          <w:szCs w:val="19"/>
          <w:lang w:val="en-US"/>
        </w:rPr>
        <w:t xml:space="preserve"> to unravel complete distributional differences.</w:t>
      </w:r>
    </w:p>
    <w:p w14:paraId="0B2249C6" w14:textId="29D95680" w:rsidR="00B978E7" w:rsidRDefault="00F4103D" w:rsidP="0075707F">
      <w:pPr>
        <w:pStyle w:val="Standard1"/>
        <w:rPr>
          <w:rFonts w:ascii="Lucida Sans" w:hAnsi="Lucida Sans"/>
          <w:sz w:val="19"/>
          <w:szCs w:val="19"/>
          <w:lang w:val="en-US"/>
        </w:rPr>
      </w:pPr>
      <w:r>
        <w:rPr>
          <w:rFonts w:ascii="Lucida Sans" w:hAnsi="Lucida Sans"/>
          <w:sz w:val="19"/>
          <w:szCs w:val="19"/>
          <w:lang w:val="en-US"/>
        </w:rPr>
        <w:t>Given the presented</w:t>
      </w:r>
      <w:r w:rsidR="00CE5BE4" w:rsidRPr="009C0F72">
        <w:rPr>
          <w:rFonts w:ascii="Lucida Sans" w:hAnsi="Lucida Sans"/>
          <w:sz w:val="19"/>
          <w:szCs w:val="19"/>
          <w:lang w:val="en-US"/>
        </w:rPr>
        <w:t xml:space="preserve"> </w:t>
      </w:r>
      <w:r>
        <w:rPr>
          <w:rFonts w:ascii="Lucida Sans" w:hAnsi="Lucida Sans"/>
          <w:sz w:val="19"/>
          <w:szCs w:val="19"/>
          <w:lang w:val="en-US"/>
        </w:rPr>
        <w:t>findings from our methodological journey, is it possible to dissolve the contradiction</w:t>
      </w:r>
      <w:r w:rsidR="00D110F0">
        <w:rPr>
          <w:rFonts w:ascii="Lucida Sans" w:hAnsi="Lucida Sans"/>
          <w:sz w:val="19"/>
          <w:szCs w:val="19"/>
          <w:lang w:val="en-US"/>
        </w:rPr>
        <w:t xml:space="preserve"> </w:t>
      </w:r>
      <w:r w:rsidR="00CB3D24">
        <w:rPr>
          <w:rFonts w:ascii="Lucida Sans" w:hAnsi="Lucida Sans"/>
          <w:sz w:val="19"/>
          <w:szCs w:val="19"/>
          <w:lang w:val="en-US"/>
        </w:rPr>
        <w:t>regarding</w:t>
      </w:r>
      <w:r>
        <w:rPr>
          <w:rFonts w:ascii="Lucida Sans" w:hAnsi="Lucida Sans"/>
          <w:sz w:val="19"/>
          <w:szCs w:val="19"/>
          <w:lang w:val="en-US"/>
        </w:rPr>
        <w:t xml:space="preserve"> the current state of research concerning the income inequality trend in Switzerland?</w:t>
      </w:r>
      <w:r w:rsidR="00CE5BE4" w:rsidRPr="009C0F72">
        <w:rPr>
          <w:rFonts w:ascii="Lucida Sans" w:hAnsi="Lucida Sans"/>
          <w:sz w:val="19"/>
          <w:szCs w:val="19"/>
          <w:lang w:val="en-US"/>
        </w:rPr>
        <w:t xml:space="preserve"> </w:t>
      </w:r>
      <w:del w:id="295" w:author="Hümbelin Oliver" w:date="2015-04-13T19:12:00Z">
        <w:r w:rsidR="00CE5BE4" w:rsidRPr="009C0F72" w:rsidDel="00FA58EC">
          <w:rPr>
            <w:rFonts w:ascii="Lucida Sans" w:hAnsi="Lucida Sans"/>
            <w:sz w:val="19"/>
            <w:szCs w:val="19"/>
            <w:lang w:val="en-US"/>
          </w:rPr>
          <w:delText xml:space="preserve">Figure 5 displays the </w:delText>
        </w:r>
        <w:r w:rsidR="00CE5BE4" w:rsidDel="00FA58EC">
          <w:rPr>
            <w:rFonts w:ascii="Lucida Sans" w:hAnsi="Lucida Sans"/>
            <w:sz w:val="19"/>
            <w:szCs w:val="19"/>
            <w:lang w:val="en-US"/>
          </w:rPr>
          <w:delText xml:space="preserve">longest </w:delText>
        </w:r>
        <w:r w:rsidR="00005884" w:rsidDel="00FA58EC">
          <w:rPr>
            <w:rFonts w:ascii="Lucida Sans" w:hAnsi="Lucida Sans"/>
            <w:sz w:val="19"/>
            <w:szCs w:val="19"/>
            <w:lang w:val="en-US"/>
          </w:rPr>
          <w:delText>meaningful</w:delText>
        </w:r>
        <w:r w:rsidR="0075707F" w:rsidDel="00FA58EC">
          <w:rPr>
            <w:rFonts w:ascii="Lucida Sans" w:hAnsi="Lucida Sans"/>
            <w:sz w:val="19"/>
            <w:szCs w:val="19"/>
            <w:lang w:val="en-US"/>
          </w:rPr>
          <w:delText xml:space="preserve"> </w:delText>
        </w:r>
        <w:r w:rsidR="00CE5BE4" w:rsidDel="00FA58EC">
          <w:rPr>
            <w:rFonts w:ascii="Lucida Sans" w:hAnsi="Lucida Sans"/>
            <w:sz w:val="19"/>
            <w:szCs w:val="19"/>
            <w:lang w:val="en-US"/>
          </w:rPr>
          <w:delText>time series of</w:delText>
        </w:r>
        <w:r w:rsidR="00CE5BE4" w:rsidRPr="009C0F72" w:rsidDel="00FA58EC">
          <w:rPr>
            <w:rFonts w:ascii="Lucida Sans" w:hAnsi="Lucida Sans"/>
            <w:sz w:val="19"/>
            <w:szCs w:val="19"/>
            <w:lang w:val="en-US"/>
          </w:rPr>
          <w:delText xml:space="preserve"> Gini coefficients that can be calculated for Switzerland</w:delText>
        </w:r>
        <w:r w:rsidR="003A7EE5" w:rsidDel="00FA58EC">
          <w:rPr>
            <w:rFonts w:ascii="Lucida Sans" w:hAnsi="Lucida Sans"/>
            <w:sz w:val="19"/>
            <w:szCs w:val="19"/>
            <w:lang w:val="en-US"/>
          </w:rPr>
          <w:delText xml:space="preserve"> out of FTA tax statistics.</w:delText>
        </w:r>
        <w:r w:rsidR="00CB3D24" w:rsidDel="00FA58EC">
          <w:rPr>
            <w:rStyle w:val="FootnoteReference"/>
            <w:rFonts w:ascii="Lucida Sans" w:hAnsi="Lucida Sans"/>
            <w:sz w:val="19"/>
            <w:szCs w:val="19"/>
            <w:lang w:val="en-US"/>
          </w:rPr>
          <w:footnoteReference w:id="16"/>
        </w:r>
        <w:r w:rsidR="003A7EE5" w:rsidDel="00FA58EC">
          <w:rPr>
            <w:rFonts w:ascii="Lucida Sans" w:hAnsi="Lucida Sans"/>
            <w:sz w:val="19"/>
            <w:szCs w:val="19"/>
            <w:lang w:val="en-US"/>
          </w:rPr>
          <w:delText xml:space="preserve"> </w:delText>
        </w:r>
        <w:r w:rsidR="0075707F" w:rsidDel="00FA58EC">
          <w:rPr>
            <w:rFonts w:ascii="Lucida Sans" w:hAnsi="Lucida Sans"/>
            <w:sz w:val="19"/>
            <w:szCs w:val="19"/>
            <w:lang w:val="en-US"/>
          </w:rPr>
          <w:delText xml:space="preserve">This </w:delText>
        </w:r>
      </w:del>
      <w:ins w:id="298" w:author="Hümbelin Oliver" w:date="2015-04-13T19:12:00Z">
        <w:r w:rsidR="00FA58EC">
          <w:rPr>
            <w:rFonts w:ascii="Lucida Sans" w:hAnsi="Lucida Sans"/>
            <w:sz w:val="19"/>
            <w:szCs w:val="19"/>
            <w:lang w:val="en-US"/>
          </w:rPr>
          <w:t xml:space="preserve">The </w:t>
        </w:r>
      </w:ins>
      <w:r w:rsidR="0075707F">
        <w:rPr>
          <w:rFonts w:ascii="Lucida Sans" w:hAnsi="Lucida Sans"/>
          <w:sz w:val="19"/>
          <w:szCs w:val="19"/>
          <w:lang w:val="en-US"/>
        </w:rPr>
        <w:t>time</w:t>
      </w:r>
      <w:r w:rsidR="003A7EE5">
        <w:rPr>
          <w:rFonts w:ascii="Lucida Sans" w:hAnsi="Lucida Sans"/>
          <w:sz w:val="19"/>
          <w:szCs w:val="19"/>
          <w:lang w:val="en-US"/>
        </w:rPr>
        <w:t xml:space="preserve"> series</w:t>
      </w:r>
      <w:ins w:id="299" w:author="Hümbelin Oliver" w:date="2015-04-13T19:13:00Z">
        <w:r w:rsidR="00FA58EC">
          <w:rPr>
            <w:rFonts w:ascii="Lucida Sans" w:hAnsi="Lucida Sans"/>
            <w:sz w:val="19"/>
            <w:szCs w:val="19"/>
            <w:lang w:val="en-US"/>
          </w:rPr>
          <w:t xml:space="preserve"> displayed in </w:t>
        </w:r>
        <w:r w:rsidR="00FA58EC" w:rsidRPr="00FA58EC">
          <w:rPr>
            <w:rFonts w:ascii="Lucida Sans" w:hAnsi="Lucida Sans"/>
            <w:sz w:val="19"/>
            <w:szCs w:val="19"/>
            <w:highlight w:val="yellow"/>
            <w:lang w:val="en-US"/>
            <w:rPrChange w:id="300" w:author="Hümbelin Oliver" w:date="2015-04-13T19:13:00Z">
              <w:rPr>
                <w:rFonts w:ascii="Lucida Sans" w:hAnsi="Lucida Sans"/>
                <w:sz w:val="19"/>
                <w:szCs w:val="19"/>
                <w:lang w:val="en-US"/>
              </w:rPr>
            </w:rPrChange>
          </w:rPr>
          <w:t>FIGAMANFANG</w:t>
        </w:r>
      </w:ins>
      <w:r w:rsidR="003A7EE5">
        <w:rPr>
          <w:rFonts w:ascii="Lucida Sans" w:hAnsi="Lucida Sans"/>
          <w:sz w:val="19"/>
          <w:szCs w:val="19"/>
          <w:lang w:val="en-US"/>
        </w:rPr>
        <w:t xml:space="preserve"> is based only on normal taxed units (information for special cases and non-taxed are not availabl</w:t>
      </w:r>
      <w:r w:rsidR="0075707F">
        <w:rPr>
          <w:rFonts w:ascii="Lucida Sans" w:hAnsi="Lucida Sans"/>
          <w:sz w:val="19"/>
          <w:szCs w:val="19"/>
          <w:lang w:val="en-US"/>
        </w:rPr>
        <w:t>e for such a long time period) and calculated with taxable income.</w:t>
      </w:r>
      <w:r w:rsidR="002A672D">
        <w:rPr>
          <w:rFonts w:ascii="Lucida Sans" w:hAnsi="Lucida Sans"/>
          <w:sz w:val="19"/>
          <w:szCs w:val="19"/>
          <w:lang w:val="en-US"/>
        </w:rPr>
        <w:t xml:space="preserve"> T</w:t>
      </w:r>
      <w:r>
        <w:rPr>
          <w:rFonts w:ascii="Lucida Sans" w:hAnsi="Lucida Sans"/>
          <w:sz w:val="19"/>
          <w:szCs w:val="19"/>
          <w:lang w:val="en-US"/>
        </w:rPr>
        <w:t>his series</w:t>
      </w:r>
      <w:r w:rsidR="002A672D">
        <w:rPr>
          <w:rFonts w:ascii="Lucida Sans" w:hAnsi="Lucida Sans"/>
          <w:sz w:val="19"/>
          <w:szCs w:val="19"/>
          <w:lang w:val="en-US"/>
        </w:rPr>
        <w:t xml:space="preserve"> </w:t>
      </w:r>
      <w:r>
        <w:rPr>
          <w:rFonts w:ascii="Lucida Sans" w:hAnsi="Lucida Sans"/>
          <w:sz w:val="19"/>
          <w:szCs w:val="19"/>
          <w:lang w:val="en-US"/>
        </w:rPr>
        <w:t>can be</w:t>
      </w:r>
      <w:r w:rsidR="002A672D">
        <w:rPr>
          <w:rFonts w:ascii="Lucida Sans" w:hAnsi="Lucida Sans"/>
          <w:sz w:val="19"/>
          <w:szCs w:val="19"/>
          <w:lang w:val="en-US"/>
        </w:rPr>
        <w:t xml:space="preserve"> compared to the already show</w:t>
      </w:r>
      <w:r w:rsidR="00506A38">
        <w:rPr>
          <w:rFonts w:ascii="Lucida Sans" w:hAnsi="Lucida Sans"/>
          <w:sz w:val="19"/>
          <w:szCs w:val="19"/>
          <w:lang w:val="en-US"/>
        </w:rPr>
        <w:t>n</w:t>
      </w:r>
      <w:r w:rsidR="002A672D">
        <w:rPr>
          <w:rFonts w:ascii="Lucida Sans" w:hAnsi="Lucida Sans"/>
          <w:sz w:val="19"/>
          <w:szCs w:val="19"/>
          <w:lang w:val="en-US"/>
        </w:rPr>
        <w:t xml:space="preserve"> results from the main Swiss Surveys</w:t>
      </w:r>
      <w:r w:rsidR="002A672D" w:rsidRPr="009C0F72">
        <w:rPr>
          <w:rFonts w:ascii="Lucida Sans" w:hAnsi="Lucida Sans"/>
          <w:sz w:val="19"/>
          <w:szCs w:val="19"/>
          <w:lang w:val="en-US"/>
        </w:rPr>
        <w:t>.</w:t>
      </w:r>
      <w:r w:rsidR="002A672D">
        <w:rPr>
          <w:rFonts w:ascii="Lucida Sans" w:hAnsi="Lucida Sans"/>
          <w:sz w:val="19"/>
          <w:szCs w:val="19"/>
          <w:lang w:val="en-US"/>
        </w:rPr>
        <w:t xml:space="preserve"> </w:t>
      </w:r>
      <w:r w:rsidR="0075707F">
        <w:rPr>
          <w:rFonts w:ascii="Lucida Sans" w:hAnsi="Lucida Sans"/>
          <w:sz w:val="19"/>
          <w:szCs w:val="19"/>
          <w:lang w:val="en-US"/>
        </w:rPr>
        <w:t xml:space="preserve">Having all the imperfections summarized above in mind we </w:t>
      </w:r>
      <w:r w:rsidR="001B176D">
        <w:rPr>
          <w:rFonts w:ascii="Lucida Sans" w:hAnsi="Lucida Sans"/>
          <w:sz w:val="19"/>
          <w:szCs w:val="19"/>
          <w:lang w:val="en-US"/>
        </w:rPr>
        <w:t>k</w:t>
      </w:r>
      <w:r w:rsidR="0075707F">
        <w:rPr>
          <w:rFonts w:ascii="Lucida Sans" w:hAnsi="Lucida Sans"/>
          <w:sz w:val="19"/>
          <w:szCs w:val="19"/>
          <w:lang w:val="en-US"/>
        </w:rPr>
        <w:t xml:space="preserve">now that </w:t>
      </w:r>
      <w:r>
        <w:rPr>
          <w:rFonts w:ascii="Lucida Sans" w:hAnsi="Lucida Sans"/>
          <w:sz w:val="19"/>
          <w:szCs w:val="19"/>
          <w:lang w:val="en-US"/>
        </w:rPr>
        <w:t>all these</w:t>
      </w:r>
      <w:r w:rsidR="0075707F">
        <w:rPr>
          <w:rFonts w:ascii="Lucida Sans" w:hAnsi="Lucida Sans"/>
          <w:sz w:val="19"/>
          <w:szCs w:val="19"/>
          <w:lang w:val="en-US"/>
        </w:rPr>
        <w:t xml:space="preserve"> </w:t>
      </w:r>
      <w:r w:rsidR="00CE5BE4" w:rsidRPr="009C0F72">
        <w:rPr>
          <w:rFonts w:ascii="Lucida Sans" w:hAnsi="Lucida Sans"/>
          <w:sz w:val="19"/>
          <w:szCs w:val="19"/>
          <w:lang w:val="en-US"/>
        </w:rPr>
        <w:t>Gini</w:t>
      </w:r>
      <w:r w:rsidR="00506A38">
        <w:rPr>
          <w:rFonts w:ascii="Lucida Sans" w:hAnsi="Lucida Sans"/>
          <w:sz w:val="19"/>
          <w:szCs w:val="19"/>
          <w:lang w:val="en-US"/>
        </w:rPr>
        <w:t xml:space="preserve"> </w:t>
      </w:r>
      <w:r w:rsidR="00CE5BE4" w:rsidRPr="009C0F72">
        <w:rPr>
          <w:rFonts w:ascii="Lucida Sans" w:hAnsi="Lucida Sans"/>
          <w:sz w:val="19"/>
          <w:szCs w:val="19"/>
          <w:lang w:val="en-US"/>
        </w:rPr>
        <w:t xml:space="preserve">coefficients </w:t>
      </w:r>
      <w:r w:rsidR="0075707F">
        <w:rPr>
          <w:rFonts w:ascii="Lucida Sans" w:hAnsi="Lucida Sans"/>
          <w:sz w:val="19"/>
          <w:szCs w:val="19"/>
          <w:lang w:val="en-US"/>
        </w:rPr>
        <w:t>are not</w:t>
      </w:r>
      <w:r w:rsidR="002A672D">
        <w:rPr>
          <w:rFonts w:ascii="Lucida Sans" w:hAnsi="Lucida Sans"/>
          <w:sz w:val="19"/>
          <w:szCs w:val="19"/>
          <w:lang w:val="en-US"/>
        </w:rPr>
        <w:t xml:space="preserve"> perfectly valid. W</w:t>
      </w:r>
      <w:r w:rsidR="00B978E7">
        <w:rPr>
          <w:rFonts w:ascii="Lucida Sans" w:hAnsi="Lucida Sans"/>
          <w:sz w:val="19"/>
          <w:szCs w:val="19"/>
          <w:lang w:val="en-US"/>
        </w:rPr>
        <w:t>hile most factors discussed above lead to an overestimation of inequality w</w:t>
      </w:r>
      <w:r w:rsidR="00506A38">
        <w:rPr>
          <w:rFonts w:ascii="Lucida Sans" w:hAnsi="Lucida Sans"/>
          <w:sz w:val="19"/>
          <w:szCs w:val="19"/>
          <w:lang w:val="en-US"/>
        </w:rPr>
        <w:t>hen using</w:t>
      </w:r>
      <w:r w:rsidR="00B978E7">
        <w:rPr>
          <w:rFonts w:ascii="Lucida Sans" w:hAnsi="Lucida Sans"/>
          <w:sz w:val="19"/>
          <w:szCs w:val="19"/>
          <w:lang w:val="en-US"/>
        </w:rPr>
        <w:t xml:space="preserve"> tax data</w:t>
      </w:r>
      <w:r>
        <w:rPr>
          <w:rFonts w:ascii="Lucida Sans" w:hAnsi="Lucida Sans"/>
          <w:sz w:val="19"/>
          <w:szCs w:val="19"/>
          <w:lang w:val="en-US"/>
        </w:rPr>
        <w:t xml:space="preserve"> and </w:t>
      </w:r>
      <w:del w:id="301" w:author="Hümbelin Oliver" w:date="2015-04-13T19:13:00Z">
        <w:r w:rsidDel="00FA58EC">
          <w:rPr>
            <w:rFonts w:ascii="Lucida Sans" w:hAnsi="Lucida Sans"/>
            <w:sz w:val="19"/>
            <w:szCs w:val="19"/>
            <w:lang w:val="en-US"/>
          </w:rPr>
          <w:delText xml:space="preserve">on </w:delText>
        </w:r>
      </w:del>
      <w:ins w:id="302" w:author="Hümbelin Oliver" w:date="2015-04-13T19:13:00Z">
        <w:r w:rsidR="00FA58EC">
          <w:rPr>
            <w:rFonts w:ascii="Lucida Sans" w:hAnsi="Lucida Sans"/>
            <w:sz w:val="19"/>
            <w:szCs w:val="19"/>
            <w:lang w:val="en-US"/>
          </w:rPr>
          <w:t xml:space="preserve">at </w:t>
        </w:r>
      </w:ins>
      <w:r>
        <w:rPr>
          <w:rFonts w:ascii="Lucida Sans" w:hAnsi="Lucida Sans"/>
          <w:sz w:val="19"/>
          <w:szCs w:val="19"/>
          <w:lang w:val="en-US"/>
        </w:rPr>
        <w:t xml:space="preserve">the same time to an underestimation of inequality </w:t>
      </w:r>
      <w:r w:rsidR="00506A38">
        <w:rPr>
          <w:rFonts w:ascii="Lucida Sans" w:hAnsi="Lucida Sans"/>
          <w:sz w:val="19"/>
          <w:szCs w:val="19"/>
          <w:lang w:val="en-US"/>
        </w:rPr>
        <w:t xml:space="preserve">when using </w:t>
      </w:r>
      <w:r>
        <w:rPr>
          <w:rFonts w:ascii="Lucida Sans" w:hAnsi="Lucida Sans"/>
          <w:sz w:val="19"/>
          <w:szCs w:val="19"/>
          <w:lang w:val="en-US"/>
        </w:rPr>
        <w:t>survey data (non-response)</w:t>
      </w:r>
      <w:r w:rsidR="00B978E7">
        <w:rPr>
          <w:rFonts w:ascii="Lucida Sans" w:hAnsi="Lucida Sans"/>
          <w:sz w:val="19"/>
          <w:szCs w:val="19"/>
          <w:lang w:val="en-US"/>
        </w:rPr>
        <w:t xml:space="preserve"> it is not surprising that the level of inequality in general is higher with tax data.</w:t>
      </w:r>
      <w:r>
        <w:rPr>
          <w:rFonts w:ascii="Lucida Sans" w:hAnsi="Lucida Sans"/>
          <w:sz w:val="19"/>
          <w:szCs w:val="19"/>
          <w:lang w:val="en-US"/>
        </w:rPr>
        <w:t xml:space="preserve"> The truth probably lies between the presented series from tax data and survey data.</w:t>
      </w:r>
      <w:r w:rsidR="002A672D">
        <w:rPr>
          <w:rFonts w:ascii="Lucida Sans" w:hAnsi="Lucida Sans"/>
          <w:sz w:val="19"/>
          <w:szCs w:val="19"/>
          <w:lang w:val="en-US"/>
        </w:rPr>
        <w:t xml:space="preserve"> But </w:t>
      </w:r>
      <w:r w:rsidR="00912FE0">
        <w:rPr>
          <w:rFonts w:ascii="Lucida Sans" w:hAnsi="Lucida Sans"/>
          <w:sz w:val="19"/>
          <w:szCs w:val="19"/>
          <w:lang w:val="en-US"/>
        </w:rPr>
        <w:t xml:space="preserve">what do we learn if we focus on the possibility to assess </w:t>
      </w:r>
      <w:r w:rsidR="00005884">
        <w:rPr>
          <w:rFonts w:ascii="Lucida Sans" w:hAnsi="Lucida Sans"/>
          <w:sz w:val="19"/>
          <w:szCs w:val="19"/>
          <w:lang w:val="en-US"/>
        </w:rPr>
        <w:t xml:space="preserve">the </w:t>
      </w:r>
      <w:r w:rsidR="00912FE0">
        <w:rPr>
          <w:rFonts w:ascii="Lucida Sans" w:hAnsi="Lucida Sans"/>
          <w:sz w:val="19"/>
          <w:szCs w:val="19"/>
          <w:lang w:val="en-US"/>
        </w:rPr>
        <w:t xml:space="preserve">trends? </w:t>
      </w:r>
    </w:p>
    <w:p w14:paraId="5DBDA9C1" w14:textId="40677ABF" w:rsidR="0075707F" w:rsidRPr="003A7EE5" w:rsidRDefault="00E6465E" w:rsidP="0075707F">
      <w:pPr>
        <w:pStyle w:val="Caption"/>
        <w:rPr>
          <w:sz w:val="24"/>
          <w:szCs w:val="24"/>
          <w:lang w:val="en-US"/>
        </w:rPr>
      </w:pPr>
      <w:r>
        <w:rPr>
          <w:rFonts w:ascii="Helvetica" w:hAnsi="Helvetica" w:cs="Arial"/>
          <w:noProof/>
          <w:color w:val="333333"/>
          <w:sz w:val="20"/>
          <w:bdr w:val="single" w:sz="6" w:space="0" w:color="999999" w:frame="1"/>
          <w:shd w:val="clear" w:color="auto" w:fill="FFFFFF"/>
          <w:lang w:val="de-CH" w:eastAsia="de-CH"/>
        </w:rPr>
        <w:lastRenderedPageBreak/>
        <w:drawing>
          <wp:inline distT="0" distB="0" distL="0" distR="0" wp14:anchorId="59FB13ED" wp14:editId="10FFCCFB">
            <wp:extent cx="6011545" cy="3381494"/>
            <wp:effectExtent l="0" t="0" r="8255" b="9525"/>
            <wp:docPr id="4" name="Picture 4" descr="ben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_pl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1545" cy="3381494"/>
                    </a:xfrm>
                    <a:prstGeom prst="rect">
                      <a:avLst/>
                    </a:prstGeom>
                    <a:noFill/>
                    <a:ln>
                      <a:noFill/>
                    </a:ln>
                  </pic:spPr>
                </pic:pic>
              </a:graphicData>
            </a:graphic>
          </wp:inline>
        </w:drawing>
      </w:r>
      <w:r w:rsidR="0075707F">
        <w:rPr>
          <w:sz w:val="24"/>
          <w:szCs w:val="24"/>
          <w:lang w:val="en-US"/>
        </w:rPr>
        <w:t>Figure</w:t>
      </w:r>
      <w:r w:rsidR="0075707F" w:rsidRPr="00525346">
        <w:rPr>
          <w:sz w:val="24"/>
          <w:szCs w:val="24"/>
          <w:lang w:val="en-US"/>
        </w:rPr>
        <w:t xml:space="preserve"> </w:t>
      </w:r>
      <w:r w:rsidR="0075707F">
        <w:rPr>
          <w:sz w:val="24"/>
          <w:szCs w:val="24"/>
          <w:lang w:val="en-US"/>
        </w:rPr>
        <w:t>5: Income inequality trends in Switzerland</w:t>
      </w:r>
      <w:r w:rsidR="001B176D">
        <w:rPr>
          <w:sz w:val="24"/>
          <w:szCs w:val="24"/>
          <w:lang w:val="en-US"/>
        </w:rPr>
        <w:t>: Tax Data vs Surveys</w:t>
      </w:r>
      <w:r w:rsidR="0075707F">
        <w:rPr>
          <w:sz w:val="24"/>
          <w:szCs w:val="24"/>
          <w:lang w:val="en-US"/>
        </w:rPr>
        <w:br/>
      </w:r>
      <w:r w:rsidR="0075707F" w:rsidRPr="007A5603">
        <w:rPr>
          <w:i/>
          <w:lang w:val="en-US"/>
        </w:rPr>
        <w:t xml:space="preserve">Source: </w:t>
      </w:r>
      <w:r w:rsidR="0075707F">
        <w:rPr>
          <w:i/>
          <w:lang w:val="en-US"/>
        </w:rPr>
        <w:t xml:space="preserve">Aggregated Tax Statistics Federal Tax Administration (FTA), </w:t>
      </w:r>
      <w:r w:rsidR="0075707F" w:rsidRPr="007A5603">
        <w:rPr>
          <w:i/>
          <w:lang w:val="en-US"/>
        </w:rPr>
        <w:t>Luxembourg Income Study (LIS), Household Budget Survey (HBS), European Union Statistics on Income a</w:t>
      </w:r>
      <w:r w:rsidR="0075707F">
        <w:rPr>
          <w:i/>
          <w:lang w:val="en-US"/>
        </w:rPr>
        <w:t>nd Living Conditions (EU.SILC)</w:t>
      </w:r>
    </w:p>
    <w:p w14:paraId="42A5BF57" w14:textId="4EB3CAAB" w:rsidR="001B176D" w:rsidRDefault="00B978E7" w:rsidP="0075707F">
      <w:pPr>
        <w:pStyle w:val="Standard1"/>
        <w:rPr>
          <w:rFonts w:ascii="Lucida Sans" w:hAnsi="Lucida Sans"/>
          <w:sz w:val="19"/>
          <w:szCs w:val="19"/>
          <w:lang w:val="en-US"/>
        </w:rPr>
      </w:pPr>
      <w:r>
        <w:rPr>
          <w:rFonts w:ascii="Lucida Sans" w:hAnsi="Lucida Sans"/>
          <w:sz w:val="19"/>
          <w:szCs w:val="19"/>
          <w:lang w:val="en-US"/>
        </w:rPr>
        <w:t xml:space="preserve">It is clearly visible that tax data outperform survey data in regard to the length of the covered time period. </w:t>
      </w:r>
      <w:r w:rsidR="00F72F58">
        <w:rPr>
          <w:rFonts w:ascii="Lucida Sans" w:hAnsi="Lucida Sans"/>
          <w:sz w:val="19"/>
          <w:szCs w:val="19"/>
          <w:lang w:val="en-US"/>
        </w:rPr>
        <w:t xml:space="preserve">While most imperfection of tax data are rather constant over time, </w:t>
      </w:r>
      <w:r>
        <w:rPr>
          <w:rFonts w:ascii="Lucida Sans" w:hAnsi="Lucida Sans"/>
          <w:sz w:val="19"/>
          <w:szCs w:val="19"/>
          <w:lang w:val="en-US"/>
        </w:rPr>
        <w:t xml:space="preserve">the missing information </w:t>
      </w:r>
      <w:r w:rsidR="002A672D">
        <w:rPr>
          <w:rFonts w:ascii="Lucida Sans" w:hAnsi="Lucida Sans"/>
          <w:sz w:val="19"/>
          <w:szCs w:val="19"/>
          <w:lang w:val="en-US"/>
        </w:rPr>
        <w:t>on</w:t>
      </w:r>
      <w:r>
        <w:rPr>
          <w:rFonts w:ascii="Lucida Sans" w:hAnsi="Lucida Sans"/>
          <w:sz w:val="19"/>
          <w:szCs w:val="19"/>
          <w:lang w:val="en-US"/>
        </w:rPr>
        <w:t xml:space="preserve"> non-taxed</w:t>
      </w:r>
      <w:r w:rsidR="00F72F58">
        <w:rPr>
          <w:rFonts w:ascii="Lucida Sans" w:hAnsi="Lucida Sans"/>
          <w:sz w:val="19"/>
          <w:szCs w:val="19"/>
          <w:lang w:val="en-US"/>
        </w:rPr>
        <w:t xml:space="preserve"> vary and therefore</w:t>
      </w:r>
      <w:r w:rsidR="002A672D">
        <w:rPr>
          <w:rFonts w:ascii="Lucida Sans" w:hAnsi="Lucida Sans"/>
          <w:sz w:val="19"/>
          <w:szCs w:val="19"/>
          <w:lang w:val="en-US"/>
        </w:rPr>
        <w:t xml:space="preserve"> interfere</w:t>
      </w:r>
      <w:r w:rsidR="00912FE0">
        <w:rPr>
          <w:rFonts w:ascii="Lucida Sans" w:hAnsi="Lucida Sans"/>
          <w:sz w:val="19"/>
          <w:szCs w:val="19"/>
          <w:lang w:val="en-US"/>
        </w:rPr>
        <w:t xml:space="preserve"> with the pattern. </w:t>
      </w:r>
      <w:r w:rsidR="00D110F0">
        <w:rPr>
          <w:rFonts w:ascii="Lucida Sans" w:hAnsi="Lucida Sans"/>
          <w:sz w:val="19"/>
          <w:szCs w:val="19"/>
          <w:lang w:val="en-US"/>
        </w:rPr>
        <w:t>Construe the</w:t>
      </w:r>
      <w:r w:rsidR="002A672D">
        <w:rPr>
          <w:rFonts w:ascii="Lucida Sans" w:hAnsi="Lucida Sans"/>
          <w:sz w:val="19"/>
          <w:szCs w:val="19"/>
          <w:lang w:val="en-US"/>
        </w:rPr>
        <w:t xml:space="preserve"> estimations of the share of taxed (Dell et al.; 2007)</w:t>
      </w:r>
      <w:r w:rsidR="00D110F0">
        <w:rPr>
          <w:rFonts w:ascii="Lucida Sans" w:hAnsi="Lucida Sans"/>
          <w:sz w:val="19"/>
          <w:szCs w:val="19"/>
          <w:lang w:val="en-US"/>
        </w:rPr>
        <w:t xml:space="preserve"> more conservatively</w:t>
      </w:r>
      <w:r w:rsidR="002A672D">
        <w:rPr>
          <w:rFonts w:ascii="Lucida Sans" w:hAnsi="Lucida Sans"/>
          <w:sz w:val="19"/>
          <w:szCs w:val="19"/>
          <w:lang w:val="en-US"/>
        </w:rPr>
        <w:t xml:space="preserve"> it is reasonable to start interpreting the series </w:t>
      </w:r>
      <w:r w:rsidR="00F72F58">
        <w:rPr>
          <w:rFonts w:ascii="Lucida Sans" w:hAnsi="Lucida Sans"/>
          <w:sz w:val="19"/>
          <w:szCs w:val="19"/>
          <w:lang w:val="en-US"/>
        </w:rPr>
        <w:t xml:space="preserve">not </w:t>
      </w:r>
      <w:r w:rsidR="00506A38">
        <w:rPr>
          <w:rFonts w:ascii="Lucida Sans" w:hAnsi="Lucida Sans"/>
          <w:sz w:val="19"/>
          <w:szCs w:val="19"/>
          <w:lang w:val="en-US"/>
        </w:rPr>
        <w:t xml:space="preserve">before </w:t>
      </w:r>
      <w:r w:rsidR="002A672D">
        <w:rPr>
          <w:rFonts w:ascii="Lucida Sans" w:hAnsi="Lucida Sans"/>
          <w:sz w:val="19"/>
          <w:szCs w:val="19"/>
          <w:lang w:val="en-US"/>
        </w:rPr>
        <w:t>1973. Since then</w:t>
      </w:r>
      <w:r w:rsidR="00912FE0">
        <w:rPr>
          <w:rFonts w:ascii="Lucida Sans" w:hAnsi="Lucida Sans"/>
          <w:sz w:val="19"/>
          <w:szCs w:val="19"/>
          <w:lang w:val="en-US"/>
        </w:rPr>
        <w:t>, the share of taxed subjects is rather stable and</w:t>
      </w:r>
      <w:r w:rsidR="002A672D">
        <w:rPr>
          <w:rFonts w:ascii="Lucida Sans" w:hAnsi="Lucida Sans"/>
          <w:sz w:val="19"/>
          <w:szCs w:val="19"/>
          <w:lang w:val="en-US"/>
        </w:rPr>
        <w:t xml:space="preserve"> more than </w:t>
      </w:r>
      <w:r w:rsidR="00506A38">
        <w:rPr>
          <w:rFonts w:ascii="Lucida Sans" w:hAnsi="Lucida Sans"/>
          <w:sz w:val="19"/>
          <w:szCs w:val="19"/>
          <w:lang w:val="en-US"/>
        </w:rPr>
        <w:t>75%</w:t>
      </w:r>
      <w:r w:rsidR="002A672D">
        <w:rPr>
          <w:rFonts w:ascii="Lucida Sans" w:hAnsi="Lucida Sans"/>
          <w:sz w:val="19"/>
          <w:szCs w:val="19"/>
          <w:lang w:val="en-US"/>
        </w:rPr>
        <w:t xml:space="preserve"> of Swiss population is covered.</w:t>
      </w:r>
      <w:r w:rsidR="00F72F58">
        <w:rPr>
          <w:rFonts w:ascii="Lucida Sans" w:hAnsi="Lucida Sans"/>
          <w:sz w:val="19"/>
          <w:szCs w:val="19"/>
          <w:lang w:val="en-US"/>
        </w:rPr>
        <w:t xml:space="preserve"> Before</w:t>
      </w:r>
      <w:r w:rsidR="00912FE0">
        <w:rPr>
          <w:rFonts w:ascii="Lucida Sans" w:hAnsi="Lucida Sans"/>
          <w:sz w:val="19"/>
          <w:szCs w:val="19"/>
          <w:lang w:val="en-US"/>
        </w:rPr>
        <w:t xml:space="preserve"> 1973,</w:t>
      </w:r>
      <w:r w:rsidR="00F72F58">
        <w:rPr>
          <w:rFonts w:ascii="Lucida Sans" w:hAnsi="Lucida Sans"/>
          <w:sz w:val="19"/>
          <w:szCs w:val="19"/>
          <w:lang w:val="en-US"/>
        </w:rPr>
        <w:t xml:space="preserve"> the share of taxed was noticeable lower</w:t>
      </w:r>
      <w:r w:rsidR="00912FE0">
        <w:rPr>
          <w:rFonts w:ascii="Lucida Sans" w:hAnsi="Lucida Sans"/>
          <w:sz w:val="19"/>
          <w:szCs w:val="19"/>
          <w:lang w:val="en-US"/>
        </w:rPr>
        <w:t xml:space="preserve"> and interpretation for th</w:t>
      </w:r>
      <w:r w:rsidR="00506A38">
        <w:rPr>
          <w:rFonts w:ascii="Lucida Sans" w:hAnsi="Lucida Sans"/>
          <w:sz w:val="19"/>
          <w:szCs w:val="19"/>
          <w:lang w:val="en-US"/>
        </w:rPr>
        <w:t>ose</w:t>
      </w:r>
      <w:r w:rsidR="00912FE0">
        <w:rPr>
          <w:rFonts w:ascii="Lucida Sans" w:hAnsi="Lucida Sans"/>
          <w:sz w:val="19"/>
          <w:szCs w:val="19"/>
          <w:lang w:val="en-US"/>
        </w:rPr>
        <w:t xml:space="preserve"> time periods should only be made very carefully.</w:t>
      </w:r>
      <w:r w:rsidR="002A672D">
        <w:rPr>
          <w:rFonts w:ascii="Lucida Sans" w:hAnsi="Lucida Sans"/>
          <w:sz w:val="19"/>
          <w:szCs w:val="19"/>
          <w:lang w:val="en-US"/>
        </w:rPr>
        <w:t xml:space="preserve"> </w:t>
      </w:r>
      <w:r w:rsidR="00725A05">
        <w:rPr>
          <w:rFonts w:ascii="Lucida Sans" w:hAnsi="Lucida Sans"/>
          <w:sz w:val="19"/>
          <w:szCs w:val="19"/>
          <w:lang w:val="en-US"/>
        </w:rPr>
        <w:t>The development of income inequality in t</w:t>
      </w:r>
      <w:r w:rsidR="002A672D" w:rsidRPr="009C0F72">
        <w:rPr>
          <w:rFonts w:ascii="Lucida Sans" w:hAnsi="Lucida Sans"/>
          <w:sz w:val="19"/>
          <w:szCs w:val="19"/>
          <w:lang w:val="en-US"/>
        </w:rPr>
        <w:t>he</w:t>
      </w:r>
      <w:r w:rsidR="00CE5BE4" w:rsidRPr="009C0F72">
        <w:rPr>
          <w:rFonts w:ascii="Lucida Sans" w:hAnsi="Lucida Sans"/>
          <w:sz w:val="19"/>
          <w:szCs w:val="19"/>
          <w:lang w:val="en-US"/>
        </w:rPr>
        <w:t xml:space="preserve"> period </w:t>
      </w:r>
      <w:r w:rsidR="00F72F58">
        <w:rPr>
          <w:rFonts w:ascii="Lucida Sans" w:hAnsi="Lucida Sans"/>
          <w:sz w:val="19"/>
          <w:szCs w:val="19"/>
          <w:lang w:val="en-US"/>
        </w:rPr>
        <w:t xml:space="preserve">directly </w:t>
      </w:r>
      <w:r w:rsidR="00CE5BE4" w:rsidRPr="009C0F72">
        <w:rPr>
          <w:rFonts w:ascii="Lucida Sans" w:hAnsi="Lucida Sans"/>
          <w:sz w:val="19"/>
          <w:szCs w:val="19"/>
          <w:lang w:val="en-US"/>
        </w:rPr>
        <w:t xml:space="preserve">after </w:t>
      </w:r>
      <w:r w:rsidR="00725A05" w:rsidRPr="009C0F72">
        <w:rPr>
          <w:rFonts w:ascii="Lucida Sans" w:hAnsi="Lucida Sans"/>
          <w:sz w:val="19"/>
          <w:szCs w:val="19"/>
          <w:lang w:val="en-US"/>
        </w:rPr>
        <w:t>World War</w:t>
      </w:r>
      <w:r w:rsidR="00725A05">
        <w:rPr>
          <w:rFonts w:ascii="Lucida Sans" w:hAnsi="Lucida Sans"/>
          <w:sz w:val="19"/>
          <w:szCs w:val="19"/>
          <w:lang w:val="en-US"/>
        </w:rPr>
        <w:t xml:space="preserve"> II</w:t>
      </w:r>
      <w:r w:rsidR="00CE5BE4" w:rsidRPr="009C0F72">
        <w:rPr>
          <w:rFonts w:ascii="Lucida Sans" w:hAnsi="Lucida Sans"/>
          <w:sz w:val="19"/>
          <w:szCs w:val="19"/>
          <w:lang w:val="en-US"/>
        </w:rPr>
        <w:t xml:space="preserve"> </w:t>
      </w:r>
      <w:r w:rsidR="00725A05">
        <w:rPr>
          <w:rFonts w:ascii="Lucida Sans" w:hAnsi="Lucida Sans"/>
          <w:sz w:val="19"/>
          <w:szCs w:val="19"/>
          <w:lang w:val="en-US"/>
        </w:rPr>
        <w:t xml:space="preserve">is </w:t>
      </w:r>
      <w:r w:rsidR="00005884">
        <w:rPr>
          <w:rFonts w:ascii="Lucida Sans" w:hAnsi="Lucida Sans"/>
          <w:sz w:val="19"/>
          <w:szCs w:val="19"/>
          <w:lang w:val="en-US"/>
        </w:rPr>
        <w:t xml:space="preserve">at least </w:t>
      </w:r>
      <w:r w:rsidR="00F72F58">
        <w:rPr>
          <w:rFonts w:ascii="Lucida Sans" w:hAnsi="Lucida Sans"/>
          <w:sz w:val="19"/>
          <w:szCs w:val="19"/>
          <w:lang w:val="en-US"/>
        </w:rPr>
        <w:t>plausible</w:t>
      </w:r>
      <w:r w:rsidR="00725A05">
        <w:rPr>
          <w:rFonts w:ascii="Lucida Sans" w:hAnsi="Lucida Sans"/>
          <w:sz w:val="19"/>
          <w:szCs w:val="19"/>
          <w:lang w:val="en-US"/>
        </w:rPr>
        <w:t>. This period was</w:t>
      </w:r>
      <w:r w:rsidR="00CE5BE4" w:rsidRPr="009C0F72">
        <w:rPr>
          <w:rFonts w:ascii="Lucida Sans" w:hAnsi="Lucida Sans"/>
          <w:sz w:val="19"/>
          <w:szCs w:val="19"/>
          <w:lang w:val="en-US"/>
        </w:rPr>
        <w:t xml:space="preserve"> characterized by strong economic growth as well as an increase in inequality. </w:t>
      </w:r>
      <w:r w:rsidR="00506A38">
        <w:rPr>
          <w:rFonts w:ascii="Lucida Sans" w:hAnsi="Lucida Sans"/>
          <w:sz w:val="19"/>
          <w:szCs w:val="19"/>
          <w:lang w:val="en-US"/>
        </w:rPr>
        <w:t>One possible</w:t>
      </w:r>
      <w:r w:rsidR="00506A38" w:rsidRPr="009C0F72">
        <w:rPr>
          <w:rFonts w:ascii="Lucida Sans" w:hAnsi="Lucida Sans"/>
          <w:sz w:val="19"/>
          <w:szCs w:val="19"/>
          <w:lang w:val="en-US"/>
        </w:rPr>
        <w:t xml:space="preserve"> </w:t>
      </w:r>
      <w:r w:rsidR="00CE5BE4" w:rsidRPr="009C0F72">
        <w:rPr>
          <w:rFonts w:ascii="Lucida Sans" w:hAnsi="Lucida Sans"/>
          <w:sz w:val="19"/>
          <w:szCs w:val="19"/>
          <w:lang w:val="en-US"/>
        </w:rPr>
        <w:t xml:space="preserve">interpretation is that high income percentiles </w:t>
      </w:r>
      <w:r w:rsidR="00E43E20" w:rsidRPr="009C0F72">
        <w:rPr>
          <w:rFonts w:ascii="Lucida Sans" w:hAnsi="Lucida Sans"/>
          <w:sz w:val="19"/>
          <w:szCs w:val="19"/>
          <w:lang w:val="en-US"/>
        </w:rPr>
        <w:t>over proportionally</w:t>
      </w:r>
      <w:r w:rsidR="00CE5BE4" w:rsidRPr="009C0F72">
        <w:rPr>
          <w:rFonts w:ascii="Lucida Sans" w:hAnsi="Lucida Sans"/>
          <w:sz w:val="19"/>
          <w:szCs w:val="19"/>
          <w:lang w:val="en-US"/>
        </w:rPr>
        <w:t xml:space="preserve"> profited from the economic upturn. After the oil crises</w:t>
      </w:r>
      <w:r>
        <w:rPr>
          <w:rFonts w:ascii="Lucida Sans" w:hAnsi="Lucida Sans"/>
          <w:sz w:val="19"/>
          <w:szCs w:val="19"/>
          <w:lang w:val="en-US"/>
        </w:rPr>
        <w:t xml:space="preserve"> in 1972</w:t>
      </w:r>
      <w:r w:rsidR="00CE5BE4" w:rsidRPr="009C0F72">
        <w:rPr>
          <w:rFonts w:ascii="Lucida Sans" w:hAnsi="Lucida Sans"/>
          <w:sz w:val="19"/>
          <w:szCs w:val="19"/>
          <w:lang w:val="en-US"/>
        </w:rPr>
        <w:t xml:space="preserve"> there were alternating phases of social welfare</w:t>
      </w:r>
      <w:r w:rsidR="00725A05">
        <w:rPr>
          <w:rFonts w:ascii="Lucida Sans" w:hAnsi="Lucida Sans"/>
          <w:sz w:val="19"/>
          <w:szCs w:val="19"/>
          <w:lang w:val="en-US"/>
        </w:rPr>
        <w:t xml:space="preserve"> expansion and economic up</w:t>
      </w:r>
      <w:r w:rsidR="00F72F58">
        <w:rPr>
          <w:rFonts w:ascii="Lucida Sans" w:hAnsi="Lucida Sans"/>
          <w:sz w:val="19"/>
          <w:szCs w:val="19"/>
          <w:lang w:val="en-US"/>
        </w:rPr>
        <w:t>- and down</w:t>
      </w:r>
      <w:r w:rsidR="00725A05">
        <w:rPr>
          <w:rFonts w:ascii="Lucida Sans" w:hAnsi="Lucida Sans"/>
          <w:sz w:val="19"/>
          <w:szCs w:val="19"/>
          <w:lang w:val="en-US"/>
        </w:rPr>
        <w:t xml:space="preserve">turns. </w:t>
      </w:r>
      <w:r w:rsidR="00F72F58">
        <w:rPr>
          <w:rFonts w:ascii="Lucida Sans" w:hAnsi="Lucida Sans"/>
          <w:sz w:val="19"/>
          <w:szCs w:val="19"/>
          <w:lang w:val="en-US"/>
        </w:rPr>
        <w:t>Especially interesting is the</w:t>
      </w:r>
      <w:r w:rsidR="00725A05">
        <w:rPr>
          <w:rFonts w:ascii="Lucida Sans" w:hAnsi="Lucida Sans"/>
          <w:sz w:val="19"/>
          <w:szCs w:val="19"/>
          <w:lang w:val="en-US"/>
        </w:rPr>
        <w:t xml:space="preserve"> </w:t>
      </w:r>
      <w:r w:rsidR="00F72F58">
        <w:rPr>
          <w:rFonts w:ascii="Lucida Sans" w:hAnsi="Lucida Sans"/>
          <w:sz w:val="19"/>
          <w:szCs w:val="19"/>
          <w:lang w:val="en-US"/>
        </w:rPr>
        <w:t>period</w:t>
      </w:r>
      <w:r w:rsidR="005350F7" w:rsidRPr="003A7EE5">
        <w:rPr>
          <w:rFonts w:ascii="Lucida Sans" w:hAnsi="Lucida Sans"/>
          <w:sz w:val="19"/>
          <w:szCs w:val="19"/>
          <w:lang w:val="en-US"/>
        </w:rPr>
        <w:t xml:space="preserve"> </w:t>
      </w:r>
      <w:r w:rsidR="001B176D">
        <w:rPr>
          <w:rFonts w:ascii="Lucida Sans" w:hAnsi="Lucida Sans"/>
          <w:sz w:val="19"/>
          <w:szCs w:val="19"/>
          <w:lang w:val="en-US"/>
        </w:rPr>
        <w:t xml:space="preserve">past the millennium, where it is possible to compare </w:t>
      </w:r>
      <w:r w:rsidR="00912FE0">
        <w:rPr>
          <w:rFonts w:ascii="Lucida Sans" w:hAnsi="Lucida Sans"/>
          <w:sz w:val="19"/>
          <w:szCs w:val="19"/>
          <w:lang w:val="en-US"/>
        </w:rPr>
        <w:t>t</w:t>
      </w:r>
      <w:r w:rsidR="001B176D">
        <w:rPr>
          <w:rFonts w:ascii="Lucida Sans" w:hAnsi="Lucida Sans"/>
          <w:sz w:val="19"/>
          <w:szCs w:val="19"/>
          <w:lang w:val="en-US"/>
        </w:rPr>
        <w:t>ax data</w:t>
      </w:r>
      <w:r w:rsidR="00725A05">
        <w:rPr>
          <w:rFonts w:ascii="Lucida Sans" w:hAnsi="Lucida Sans"/>
          <w:sz w:val="19"/>
          <w:szCs w:val="19"/>
          <w:lang w:val="en-US"/>
        </w:rPr>
        <w:t xml:space="preserve"> to the results from survey data and trends diverge clearly. While survey data suggest a decline in income inequality the time series based on tax data rather promote an increase and the question arises which series does represent reality more adequate. </w:t>
      </w:r>
      <w:r w:rsidR="00F72F58">
        <w:rPr>
          <w:rFonts w:ascii="Lucida Sans" w:hAnsi="Lucida Sans"/>
          <w:sz w:val="19"/>
          <w:szCs w:val="19"/>
          <w:lang w:val="en-US"/>
        </w:rPr>
        <w:t>By analyzing the relative distribution of 2011 compared to 2003</w:t>
      </w:r>
      <w:r w:rsidR="004F32F8">
        <w:rPr>
          <w:rFonts w:ascii="Lucida Sans" w:hAnsi="Lucida Sans"/>
          <w:sz w:val="19"/>
          <w:szCs w:val="19"/>
          <w:lang w:val="en-US"/>
        </w:rPr>
        <w:t xml:space="preserve"> (see </w:t>
      </w:r>
      <w:r w:rsidR="004F32F8">
        <w:rPr>
          <w:rFonts w:ascii="Lucida Sans" w:hAnsi="Lucida Sans"/>
          <w:sz w:val="19"/>
          <w:szCs w:val="19"/>
          <w:lang w:val="en-US"/>
        </w:rPr>
        <w:fldChar w:fldCharType="begin"/>
      </w:r>
      <w:r w:rsidR="004F32F8">
        <w:rPr>
          <w:rFonts w:ascii="Lucida Sans" w:hAnsi="Lucida Sans"/>
          <w:sz w:val="19"/>
          <w:szCs w:val="19"/>
          <w:lang w:val="en-US"/>
        </w:rPr>
        <w:instrText xml:space="preserve"> REF _Ref406511075 \h  \* MERGEFORMAT </w:instrText>
      </w:r>
      <w:r w:rsidR="004F32F8">
        <w:rPr>
          <w:rFonts w:ascii="Lucida Sans" w:hAnsi="Lucida Sans"/>
          <w:sz w:val="19"/>
          <w:szCs w:val="19"/>
          <w:lang w:val="en-US"/>
        </w:rPr>
      </w:r>
      <w:r w:rsidR="004F32F8">
        <w:rPr>
          <w:rFonts w:ascii="Lucida Sans" w:hAnsi="Lucida Sans"/>
          <w:sz w:val="19"/>
          <w:szCs w:val="19"/>
          <w:lang w:val="en-US"/>
        </w:rPr>
        <w:fldChar w:fldCharType="separate"/>
      </w:r>
      <w:ins w:id="303" w:author="Hümbelin Oliver" w:date="2015-04-10T15:49:00Z">
        <w:r w:rsidR="00B748B5" w:rsidRPr="00B748B5">
          <w:rPr>
            <w:rFonts w:ascii="Lucida Sans" w:hAnsi="Lucida Sans"/>
            <w:sz w:val="19"/>
            <w:szCs w:val="19"/>
            <w:lang w:val="en-US"/>
            <w:rPrChange w:id="304" w:author="Hümbelin Oliver" w:date="2015-04-10T15:49:00Z">
              <w:rPr>
                <w:lang w:val="en-US"/>
              </w:rPr>
            </w:rPrChange>
          </w:rPr>
          <w:t>Figure 4</w:t>
        </w:r>
      </w:ins>
      <w:del w:id="305" w:author="Hümbelin Oliver" w:date="2015-04-10T15:49:00Z">
        <w:r w:rsidR="004F32F8" w:rsidRPr="004F32F8" w:rsidDel="00B748B5">
          <w:rPr>
            <w:rFonts w:ascii="Lucida Sans" w:hAnsi="Lucida Sans"/>
            <w:sz w:val="19"/>
            <w:szCs w:val="19"/>
            <w:lang w:val="en-US"/>
          </w:rPr>
          <w:delText>Figure 4</w:delText>
        </w:r>
      </w:del>
      <w:r w:rsidR="004F32F8">
        <w:rPr>
          <w:rFonts w:ascii="Lucida Sans" w:hAnsi="Lucida Sans"/>
          <w:sz w:val="19"/>
          <w:szCs w:val="19"/>
          <w:lang w:val="en-US"/>
        </w:rPr>
        <w:fldChar w:fldCharType="end"/>
      </w:r>
      <w:r w:rsidR="004F32F8">
        <w:rPr>
          <w:rFonts w:ascii="Lucida Sans" w:hAnsi="Lucida Sans"/>
          <w:sz w:val="19"/>
          <w:szCs w:val="19"/>
          <w:lang w:val="en-US"/>
        </w:rPr>
        <w:t xml:space="preserve"> on page </w:t>
      </w:r>
      <w:r w:rsidR="004F32F8">
        <w:rPr>
          <w:rFonts w:ascii="Lucida Sans" w:hAnsi="Lucida Sans"/>
          <w:sz w:val="19"/>
          <w:szCs w:val="19"/>
          <w:lang w:val="en-US"/>
        </w:rPr>
        <w:fldChar w:fldCharType="begin"/>
      </w:r>
      <w:r w:rsidR="004F32F8">
        <w:rPr>
          <w:rFonts w:ascii="Lucida Sans" w:hAnsi="Lucida Sans"/>
          <w:sz w:val="19"/>
          <w:szCs w:val="19"/>
          <w:lang w:val="en-US"/>
        </w:rPr>
        <w:instrText xml:space="preserve"> PAGEREF _Ref406680624 \h </w:instrText>
      </w:r>
      <w:r w:rsidR="004F32F8">
        <w:rPr>
          <w:rFonts w:ascii="Lucida Sans" w:hAnsi="Lucida Sans"/>
          <w:sz w:val="19"/>
          <w:szCs w:val="19"/>
          <w:lang w:val="en-US"/>
        </w:rPr>
      </w:r>
      <w:r w:rsidR="004F32F8">
        <w:rPr>
          <w:rFonts w:ascii="Lucida Sans" w:hAnsi="Lucida Sans"/>
          <w:sz w:val="19"/>
          <w:szCs w:val="19"/>
          <w:lang w:val="en-US"/>
        </w:rPr>
        <w:fldChar w:fldCharType="separate"/>
      </w:r>
      <w:r w:rsidR="004F32F8">
        <w:rPr>
          <w:rFonts w:ascii="Lucida Sans" w:hAnsi="Lucida Sans"/>
          <w:noProof/>
          <w:sz w:val="19"/>
          <w:szCs w:val="19"/>
          <w:lang w:val="en-US"/>
        </w:rPr>
        <w:t>16</w:t>
      </w:r>
      <w:r w:rsidR="004F32F8">
        <w:rPr>
          <w:rFonts w:ascii="Lucida Sans" w:hAnsi="Lucida Sans"/>
          <w:sz w:val="19"/>
          <w:szCs w:val="19"/>
          <w:lang w:val="en-US"/>
        </w:rPr>
        <w:fldChar w:fldCharType="end"/>
      </w:r>
      <w:r w:rsidR="004F32F8">
        <w:rPr>
          <w:rFonts w:ascii="Lucida Sans" w:hAnsi="Lucida Sans"/>
          <w:sz w:val="19"/>
          <w:szCs w:val="19"/>
          <w:lang w:val="en-US"/>
        </w:rPr>
        <w:t>)</w:t>
      </w:r>
      <w:r w:rsidR="00F72F58">
        <w:rPr>
          <w:rFonts w:ascii="Lucida Sans" w:hAnsi="Lucida Sans"/>
          <w:sz w:val="19"/>
          <w:szCs w:val="19"/>
          <w:lang w:val="en-US"/>
        </w:rPr>
        <w:t xml:space="preserve"> during this period a polarization occurred </w:t>
      </w:r>
      <w:r w:rsidR="004F32F8">
        <w:rPr>
          <w:rFonts w:ascii="Lucida Sans" w:hAnsi="Lucida Sans"/>
          <w:sz w:val="19"/>
          <w:szCs w:val="19"/>
          <w:lang w:val="en-US"/>
        </w:rPr>
        <w:t>that</w:t>
      </w:r>
      <w:r w:rsidR="00F72F58">
        <w:rPr>
          <w:rFonts w:ascii="Lucida Sans" w:hAnsi="Lucida Sans"/>
          <w:sz w:val="19"/>
          <w:szCs w:val="19"/>
          <w:lang w:val="en-US"/>
        </w:rPr>
        <w:t xml:space="preserve"> </w:t>
      </w:r>
      <w:r w:rsidR="004F32F8">
        <w:rPr>
          <w:rFonts w:ascii="Lucida Sans" w:hAnsi="Lucida Sans"/>
          <w:sz w:val="19"/>
          <w:szCs w:val="19"/>
          <w:lang w:val="en-US"/>
        </w:rPr>
        <w:t>is</w:t>
      </w:r>
      <w:r w:rsidR="00F72F58">
        <w:rPr>
          <w:rFonts w:ascii="Lucida Sans" w:hAnsi="Lucida Sans"/>
          <w:sz w:val="19"/>
          <w:szCs w:val="19"/>
          <w:lang w:val="en-US"/>
        </w:rPr>
        <w:t xml:space="preserve"> s</w:t>
      </w:r>
      <w:r w:rsidR="004F32F8">
        <w:rPr>
          <w:rFonts w:ascii="Lucida Sans" w:hAnsi="Lucida Sans"/>
          <w:sz w:val="19"/>
          <w:szCs w:val="19"/>
          <w:lang w:val="en-US"/>
        </w:rPr>
        <w:t>lightly stronger dr</w:t>
      </w:r>
      <w:r w:rsidR="00912FE0">
        <w:rPr>
          <w:rFonts w:ascii="Lucida Sans" w:hAnsi="Lucida Sans"/>
          <w:sz w:val="19"/>
          <w:szCs w:val="19"/>
          <w:lang w:val="en-US"/>
        </w:rPr>
        <w:t xml:space="preserve">iven by </w:t>
      </w:r>
      <w:r w:rsidR="004F32F8">
        <w:rPr>
          <w:rFonts w:ascii="Lucida Sans" w:hAnsi="Lucida Sans"/>
          <w:sz w:val="19"/>
          <w:szCs w:val="19"/>
          <w:lang w:val="en-US"/>
        </w:rPr>
        <w:t>downgrading of low incomes but also by an increase of top incomes. Because these parts of the income distribution are better covered within ta</w:t>
      </w:r>
      <w:r w:rsidR="00912FE0">
        <w:rPr>
          <w:rFonts w:ascii="Lucida Sans" w:hAnsi="Lucida Sans"/>
          <w:sz w:val="19"/>
          <w:szCs w:val="19"/>
          <w:lang w:val="en-US"/>
        </w:rPr>
        <w:t>x data than within survey data i</w:t>
      </w:r>
      <w:r w:rsidR="004F32F8">
        <w:rPr>
          <w:rFonts w:ascii="Lucida Sans" w:hAnsi="Lucida Sans"/>
          <w:sz w:val="19"/>
          <w:szCs w:val="19"/>
          <w:lang w:val="en-US"/>
        </w:rPr>
        <w:t>t seems feasible that the recent trend is an increasing</w:t>
      </w:r>
      <w:r w:rsidR="00100231">
        <w:rPr>
          <w:rFonts w:ascii="Lucida Sans" w:hAnsi="Lucida Sans"/>
          <w:sz w:val="19"/>
          <w:szCs w:val="19"/>
          <w:lang w:val="en-US"/>
        </w:rPr>
        <w:t xml:space="preserve"> one</w:t>
      </w:r>
      <w:r w:rsidR="004F32F8">
        <w:rPr>
          <w:rFonts w:ascii="Lucida Sans" w:hAnsi="Lucida Sans"/>
          <w:sz w:val="19"/>
          <w:szCs w:val="19"/>
          <w:lang w:val="en-US"/>
        </w:rPr>
        <w:t xml:space="preserve"> and Switzerland therefore is not a special case like the </w:t>
      </w:r>
      <w:r w:rsidR="00D44485">
        <w:rPr>
          <w:rFonts w:ascii="Lucida Sans" w:hAnsi="Lucida Sans"/>
          <w:sz w:val="19"/>
          <w:szCs w:val="19"/>
          <w:lang w:val="en-US"/>
        </w:rPr>
        <w:t xml:space="preserve">recent </w:t>
      </w:r>
      <w:r w:rsidR="004F32F8">
        <w:rPr>
          <w:rFonts w:ascii="Lucida Sans" w:hAnsi="Lucida Sans"/>
          <w:sz w:val="19"/>
          <w:szCs w:val="19"/>
          <w:lang w:val="en-US"/>
        </w:rPr>
        <w:t xml:space="preserve">analysis of the </w:t>
      </w:r>
      <w:r w:rsidR="00912FE0">
        <w:rPr>
          <w:rFonts w:ascii="Lucida Sans" w:hAnsi="Lucida Sans"/>
          <w:sz w:val="19"/>
          <w:szCs w:val="19"/>
          <w:lang w:val="en-US"/>
        </w:rPr>
        <w:t xml:space="preserve">Luxembourg Income Study </w:t>
      </w:r>
      <w:r w:rsidR="004F32F8">
        <w:rPr>
          <w:rFonts w:ascii="Lucida Sans" w:hAnsi="Lucida Sans"/>
          <w:sz w:val="19"/>
          <w:szCs w:val="19"/>
          <w:lang w:val="en-US"/>
        </w:rPr>
        <w:t xml:space="preserve">performed by </w:t>
      </w:r>
      <w:proofErr w:type="spellStart"/>
      <w:r w:rsidR="004F32F8">
        <w:rPr>
          <w:rFonts w:ascii="Lucida Sans" w:hAnsi="Lucida Sans"/>
          <w:sz w:val="19"/>
          <w:szCs w:val="19"/>
          <w:lang w:val="en-US"/>
        </w:rPr>
        <w:t>Gornick</w:t>
      </w:r>
      <w:proofErr w:type="spellEnd"/>
      <w:r w:rsidR="004F32F8">
        <w:rPr>
          <w:rFonts w:ascii="Lucida Sans" w:hAnsi="Lucida Sans"/>
          <w:sz w:val="19"/>
          <w:szCs w:val="19"/>
          <w:lang w:val="en-US"/>
        </w:rPr>
        <w:t xml:space="preserve"> and </w:t>
      </w:r>
      <w:proofErr w:type="spellStart"/>
      <w:r w:rsidR="004F32F8">
        <w:rPr>
          <w:rFonts w:ascii="Lucida Sans" w:hAnsi="Lucida Sans"/>
          <w:sz w:val="19"/>
          <w:szCs w:val="19"/>
          <w:lang w:val="en-US"/>
        </w:rPr>
        <w:t>Jäntti</w:t>
      </w:r>
      <w:proofErr w:type="spellEnd"/>
      <w:r w:rsidR="004F32F8">
        <w:rPr>
          <w:rFonts w:ascii="Lucida Sans" w:hAnsi="Lucida Sans"/>
          <w:sz w:val="19"/>
          <w:szCs w:val="19"/>
          <w:lang w:val="en-US"/>
        </w:rPr>
        <w:t xml:space="preserve"> (2013)</w:t>
      </w:r>
      <w:r w:rsidR="00912FE0">
        <w:rPr>
          <w:rFonts w:ascii="Lucida Sans" w:hAnsi="Lucida Sans"/>
          <w:sz w:val="19"/>
          <w:szCs w:val="19"/>
          <w:lang w:val="en-US"/>
        </w:rPr>
        <w:t xml:space="preserve"> suggested</w:t>
      </w:r>
      <w:r w:rsidR="004F32F8">
        <w:rPr>
          <w:rFonts w:ascii="Lucida Sans" w:hAnsi="Lucida Sans"/>
          <w:sz w:val="19"/>
          <w:szCs w:val="19"/>
          <w:lang w:val="en-US"/>
        </w:rPr>
        <w:t>.</w:t>
      </w:r>
    </w:p>
    <w:p w14:paraId="65A313E8" w14:textId="783CC739" w:rsidR="0075707F" w:rsidRDefault="004F32F8" w:rsidP="0075707F">
      <w:pPr>
        <w:pStyle w:val="Standard1"/>
        <w:rPr>
          <w:rFonts w:ascii="Lucida Sans" w:hAnsi="Lucida Sans"/>
          <w:sz w:val="19"/>
          <w:szCs w:val="19"/>
          <w:lang w:val="en-US"/>
        </w:rPr>
      </w:pPr>
      <w:r>
        <w:rPr>
          <w:rFonts w:ascii="Lucida Sans" w:hAnsi="Lucida Sans"/>
          <w:sz w:val="19"/>
          <w:szCs w:val="19"/>
          <w:lang w:val="en-US"/>
        </w:rPr>
        <w:t>To sum up</w:t>
      </w:r>
      <w:r w:rsidR="007D2E82">
        <w:rPr>
          <w:rFonts w:ascii="Lucida Sans" w:hAnsi="Lucida Sans"/>
          <w:sz w:val="19"/>
          <w:szCs w:val="19"/>
          <w:lang w:val="en-US"/>
        </w:rPr>
        <w:t>,</w:t>
      </w:r>
      <w:r>
        <w:rPr>
          <w:rFonts w:ascii="Lucida Sans" w:hAnsi="Lucida Sans"/>
          <w:sz w:val="19"/>
          <w:szCs w:val="19"/>
          <w:lang w:val="en-US"/>
        </w:rPr>
        <w:t xml:space="preserve"> tax data deviate</w:t>
      </w:r>
      <w:r w:rsidR="0002650A">
        <w:rPr>
          <w:rFonts w:ascii="Lucida Sans" w:hAnsi="Lucida Sans"/>
          <w:sz w:val="19"/>
          <w:szCs w:val="19"/>
          <w:lang w:val="en-US"/>
        </w:rPr>
        <w:t>s</w:t>
      </w:r>
      <w:r>
        <w:rPr>
          <w:rFonts w:ascii="Lucida Sans" w:hAnsi="Lucida Sans"/>
          <w:sz w:val="19"/>
          <w:szCs w:val="19"/>
          <w:lang w:val="en-US"/>
        </w:rPr>
        <w:t xml:space="preserve"> substantially from given state of the art concepts</w:t>
      </w:r>
      <w:r w:rsidR="00912FE0">
        <w:rPr>
          <w:rFonts w:ascii="Lucida Sans" w:hAnsi="Lucida Sans"/>
          <w:sz w:val="19"/>
          <w:szCs w:val="19"/>
          <w:lang w:val="en-US"/>
        </w:rPr>
        <w:t>.</w:t>
      </w:r>
      <w:r>
        <w:rPr>
          <w:rFonts w:ascii="Lucida Sans" w:hAnsi="Lucida Sans"/>
          <w:sz w:val="19"/>
          <w:szCs w:val="19"/>
          <w:lang w:val="en-US"/>
        </w:rPr>
        <w:t xml:space="preserve"> </w:t>
      </w:r>
      <w:r w:rsidR="00912FE0">
        <w:rPr>
          <w:rFonts w:ascii="Lucida Sans" w:hAnsi="Lucida Sans"/>
          <w:sz w:val="19"/>
          <w:szCs w:val="19"/>
          <w:lang w:val="en-US"/>
        </w:rPr>
        <w:t>B</w:t>
      </w:r>
      <w:r>
        <w:rPr>
          <w:rFonts w:ascii="Lucida Sans" w:hAnsi="Lucida Sans"/>
          <w:sz w:val="19"/>
          <w:szCs w:val="19"/>
          <w:lang w:val="en-US"/>
        </w:rPr>
        <w:t>ecause of its historic availability it is anyhow a</w:t>
      </w:r>
      <w:r w:rsidR="00912FE0">
        <w:rPr>
          <w:rFonts w:ascii="Lucida Sans" w:hAnsi="Lucida Sans"/>
          <w:sz w:val="19"/>
          <w:szCs w:val="19"/>
          <w:lang w:val="en-US"/>
        </w:rPr>
        <w:t>n</w:t>
      </w:r>
      <w:r>
        <w:rPr>
          <w:rFonts w:ascii="Lucida Sans" w:hAnsi="Lucida Sans"/>
          <w:sz w:val="19"/>
          <w:szCs w:val="19"/>
          <w:lang w:val="en-US"/>
        </w:rPr>
        <w:t xml:space="preserve"> essential data source for trend analysis. </w:t>
      </w:r>
      <w:r w:rsidR="0075707F">
        <w:rPr>
          <w:rFonts w:ascii="Lucida Sans" w:hAnsi="Lucida Sans"/>
          <w:sz w:val="19"/>
          <w:szCs w:val="19"/>
          <w:lang w:val="en-US"/>
        </w:rPr>
        <w:t>Finally</w:t>
      </w:r>
      <w:r w:rsidR="0040795E">
        <w:rPr>
          <w:rFonts w:ascii="Lucida Sans" w:hAnsi="Lucida Sans"/>
          <w:sz w:val="19"/>
          <w:szCs w:val="19"/>
          <w:lang w:val="en-US"/>
        </w:rPr>
        <w:t>,</w:t>
      </w:r>
      <w:r w:rsidR="0075707F">
        <w:rPr>
          <w:rFonts w:ascii="Lucida Sans" w:hAnsi="Lucida Sans"/>
          <w:sz w:val="19"/>
          <w:szCs w:val="19"/>
          <w:lang w:val="en-US"/>
        </w:rPr>
        <w:t xml:space="preserve"> it has to be mentioned that the aggregated tax statistics reported from the FTA are the result in the end of the line in the process of </w:t>
      </w:r>
      <w:r w:rsidR="0075707F" w:rsidRPr="002C5517">
        <w:rPr>
          <w:rFonts w:ascii="Lucida Sans" w:hAnsi="Lucida Sans"/>
          <w:sz w:val="19"/>
          <w:szCs w:val="19"/>
          <w:lang w:val="en-US"/>
        </w:rPr>
        <w:t>levying taxes</w:t>
      </w:r>
      <w:r w:rsidR="0075707F">
        <w:rPr>
          <w:rFonts w:ascii="Lucida Sans" w:hAnsi="Lucida Sans"/>
          <w:sz w:val="19"/>
          <w:szCs w:val="19"/>
          <w:lang w:val="en-US"/>
        </w:rPr>
        <w:t>. This means there is also micro tax data around that allows addressing most of the mentioned conceptual drawbacks.</w:t>
      </w:r>
      <w:r w:rsidR="00912FE0">
        <w:rPr>
          <w:rFonts w:ascii="Lucida Sans" w:hAnsi="Lucida Sans"/>
          <w:sz w:val="19"/>
          <w:szCs w:val="19"/>
          <w:lang w:val="en-US"/>
        </w:rPr>
        <w:t xml:space="preserve"> We recommend researchers to check t</w:t>
      </w:r>
      <w:r w:rsidR="00100231">
        <w:rPr>
          <w:rFonts w:ascii="Lucida Sans" w:hAnsi="Lucida Sans"/>
          <w:sz w:val="19"/>
          <w:szCs w:val="19"/>
          <w:lang w:val="en-US"/>
        </w:rPr>
        <w:t>he</w:t>
      </w:r>
      <w:r w:rsidR="00912FE0">
        <w:rPr>
          <w:rFonts w:ascii="Lucida Sans" w:hAnsi="Lucida Sans"/>
          <w:sz w:val="19"/>
          <w:szCs w:val="19"/>
          <w:lang w:val="en-US"/>
        </w:rPr>
        <w:t xml:space="preserve"> availability of such data in their country. </w:t>
      </w:r>
    </w:p>
    <w:p w14:paraId="15C6D7B5" w14:textId="77777777" w:rsidR="00266AE1" w:rsidRDefault="00266AE1" w:rsidP="0075707F">
      <w:pPr>
        <w:pStyle w:val="Standard1"/>
        <w:rPr>
          <w:rFonts w:ascii="Lucida Sans" w:hAnsi="Lucida Sans"/>
          <w:sz w:val="19"/>
          <w:szCs w:val="19"/>
          <w:lang w:val="en-US"/>
        </w:rPr>
      </w:pPr>
    </w:p>
    <w:p w14:paraId="084DE5D7" w14:textId="2F772D97" w:rsidR="00266AE1" w:rsidRPr="003838D6" w:rsidRDefault="00266AE1" w:rsidP="0075707F">
      <w:pPr>
        <w:pStyle w:val="Standard1"/>
        <w:rPr>
          <w:rFonts w:ascii="Lucida Sans" w:hAnsi="Lucida Sans"/>
          <w:sz w:val="19"/>
          <w:szCs w:val="19"/>
          <w:lang w:val="en-US"/>
        </w:rPr>
      </w:pPr>
      <w:ins w:id="306" w:author="Hümbelin Oliver" w:date="2015-04-13T17:01:00Z">
        <w:r>
          <w:rPr>
            <w:lang w:val="en-US"/>
          </w:rPr>
          <w:lastRenderedPageBreak/>
          <w:t xml:space="preserve">It is not possible to base all analyses on cantonal micro tax data for two </w:t>
        </w:r>
      </w:ins>
      <w:ins w:id="307" w:author="Hümbelin Oliver" w:date="2015-04-13T17:02:00Z">
        <w:r>
          <w:rPr>
            <w:lang w:val="en-US"/>
          </w:rPr>
          <w:t>reasons</w:t>
        </w:r>
      </w:ins>
      <w:ins w:id="308" w:author="Hümbelin Oliver" w:date="2015-04-13T17:01:00Z">
        <w:r>
          <w:rPr>
            <w:lang w:val="en-US"/>
          </w:rPr>
          <w:t>.</w:t>
        </w:r>
      </w:ins>
      <w:ins w:id="309" w:author="Hümbelin Oliver" w:date="2015-04-13T17:02:00Z">
        <w:r>
          <w:rPr>
            <w:lang w:val="en-US"/>
          </w:rPr>
          <w:t xml:space="preserve"> </w:t>
        </w:r>
      </w:ins>
      <w:ins w:id="310" w:author="Oliver Hümbelin" w:date="2015-04-13T11:28:00Z">
        <w:del w:id="311" w:author="Hümbelin Oliver" w:date="2015-04-13T17:02:00Z">
          <w:r w:rsidDel="004B7DF8">
            <w:rPr>
              <w:lang w:val="en-US"/>
            </w:rPr>
            <w:delText>Because</w:delText>
          </w:r>
        </w:del>
      </w:ins>
      <w:ins w:id="312" w:author="Hümbelin Oliver" w:date="2015-04-13T17:02:00Z">
        <w:r>
          <w:rPr>
            <w:lang w:val="en-US"/>
          </w:rPr>
          <w:t>First,</w:t>
        </w:r>
      </w:ins>
      <w:ins w:id="313" w:author="Oliver Hümbelin" w:date="2015-04-13T11:28:00Z">
        <w:r>
          <w:rPr>
            <w:lang w:val="en-US"/>
          </w:rPr>
          <w:t xml:space="preserve"> </w:t>
        </w:r>
      </w:ins>
      <w:ins w:id="314" w:author="Oliver Hümbelin" w:date="2015-04-13T11:30:00Z">
        <w:r>
          <w:rPr>
            <w:lang w:val="en-US"/>
          </w:rPr>
          <w:t>local government authorities levy taxes in Switzerland</w:t>
        </w:r>
      </w:ins>
      <w:ins w:id="315" w:author="Oliver Hümbelin" w:date="2015-04-13T11:29:00Z">
        <w:r>
          <w:rPr>
            <w:lang w:val="en-US"/>
          </w:rPr>
          <w:t xml:space="preserve">, micro tax data is </w:t>
        </w:r>
      </w:ins>
      <w:ins w:id="316" w:author="Hümbelin Oliver" w:date="2015-04-13T17:02:00Z">
        <w:r>
          <w:rPr>
            <w:lang w:val="en-US"/>
          </w:rPr>
          <w:t xml:space="preserve">therefore </w:t>
        </w:r>
      </w:ins>
      <w:ins w:id="317" w:author="Oliver Hümbelin" w:date="2015-04-13T11:30:00Z">
        <w:r>
          <w:rPr>
            <w:lang w:val="en-US"/>
          </w:rPr>
          <w:t>preserved</w:t>
        </w:r>
      </w:ins>
      <w:ins w:id="318" w:author="Oliver Hümbelin" w:date="2015-04-13T11:29:00Z">
        <w:r>
          <w:rPr>
            <w:lang w:val="en-US"/>
          </w:rPr>
          <w:t xml:space="preserve"> by cantonal tax agency</w:t>
        </w:r>
      </w:ins>
      <w:ins w:id="319" w:author="Hümbelin Oliver" w:date="2015-04-13T17:02:00Z">
        <w:r>
          <w:rPr>
            <w:lang w:val="en-US"/>
          </w:rPr>
          <w:t xml:space="preserve"> and</w:t>
        </w:r>
      </w:ins>
      <w:r>
        <w:rPr>
          <w:lang w:val="en-US"/>
        </w:rPr>
        <w:t xml:space="preserve"> </w:t>
      </w:r>
      <w:ins w:id="320" w:author="Oliver Hümbelin" w:date="2015-04-13T11:28:00Z">
        <w:del w:id="321" w:author="Hümbelin Oliver" w:date="2015-04-13T17:02:00Z">
          <w:r w:rsidDel="004B7DF8">
            <w:rPr>
              <w:lang w:val="en-US"/>
            </w:rPr>
            <w:delText>.</w:delText>
          </w:r>
        </w:del>
      </w:ins>
      <w:ins w:id="322" w:author="Oliver Hümbelin" w:date="2015-04-13T11:31:00Z">
        <w:del w:id="323" w:author="Hümbelin Oliver" w:date="2015-04-13T17:02:00Z">
          <w:r w:rsidDel="004B7DF8">
            <w:rPr>
              <w:lang w:val="en-US"/>
            </w:rPr>
            <w:delText xml:space="preserve"> These </w:delText>
          </w:r>
        </w:del>
        <w:r>
          <w:rPr>
            <w:lang w:val="en-US"/>
          </w:rPr>
          <w:t xml:space="preserve">micro datasets </w:t>
        </w:r>
      </w:ins>
      <w:ins w:id="324" w:author="Oliver Hümbelin" w:date="2015-04-13T11:32:00Z">
        <w:r>
          <w:rPr>
            <w:lang w:val="en-US"/>
          </w:rPr>
          <w:t>can</w:t>
        </w:r>
      </w:ins>
      <w:ins w:id="325" w:author="Oliver Hümbelin" w:date="2015-04-13T11:31:00Z">
        <w:r>
          <w:rPr>
            <w:lang w:val="en-US"/>
          </w:rPr>
          <w:t xml:space="preserve"> only </w:t>
        </w:r>
      </w:ins>
      <w:ins w:id="326" w:author="Oliver Hümbelin" w:date="2015-04-13T11:32:00Z">
        <w:r>
          <w:rPr>
            <w:lang w:val="en-US"/>
          </w:rPr>
          <w:t xml:space="preserve">be </w:t>
        </w:r>
      </w:ins>
      <w:ins w:id="327" w:author="Oliver Hümbelin" w:date="2015-04-13T11:31:00Z">
        <w:r>
          <w:rPr>
            <w:lang w:val="en-US"/>
          </w:rPr>
          <w:t xml:space="preserve">provided </w:t>
        </w:r>
      </w:ins>
      <w:ins w:id="328" w:author="Oliver Hümbelin" w:date="2015-04-13T11:32:00Z">
        <w:r>
          <w:rPr>
            <w:lang w:val="en-US"/>
          </w:rPr>
          <w:t xml:space="preserve">in accordance to cantonal privacy law, which sometimes forbid </w:t>
        </w:r>
      </w:ins>
      <w:ins w:id="329" w:author="Oliver Hümbelin" w:date="2015-04-13T11:33:00Z">
        <w:r>
          <w:rPr>
            <w:lang w:val="en-US"/>
          </w:rPr>
          <w:t>a</w:t>
        </w:r>
      </w:ins>
      <w:ins w:id="330" w:author="Oliver Hümbelin" w:date="2015-04-13T11:32:00Z">
        <w:r>
          <w:rPr>
            <w:lang w:val="en-US"/>
          </w:rPr>
          <w:t xml:space="preserve"> delivery even for </w:t>
        </w:r>
      </w:ins>
      <w:ins w:id="331" w:author="Oliver Hümbelin" w:date="2015-04-13T11:33:00Z">
        <w:r>
          <w:rPr>
            <w:lang w:val="en-US"/>
          </w:rPr>
          <w:t>scientific</w:t>
        </w:r>
      </w:ins>
      <w:ins w:id="332" w:author="Oliver Hümbelin" w:date="2015-04-13T11:32:00Z">
        <w:r>
          <w:rPr>
            <w:lang w:val="en-US"/>
          </w:rPr>
          <w:t xml:space="preserve"> </w:t>
        </w:r>
      </w:ins>
      <w:ins w:id="333" w:author="Oliver Hümbelin" w:date="2015-04-13T11:33:00Z">
        <w:r>
          <w:rPr>
            <w:lang w:val="en-US"/>
          </w:rPr>
          <w:t>purpose.</w:t>
        </w:r>
      </w:ins>
      <w:ins w:id="334" w:author="Hümbelin Oliver" w:date="2015-04-13T16:58:00Z">
        <w:r>
          <w:rPr>
            <w:lang w:val="en-US"/>
          </w:rPr>
          <w:t xml:space="preserve"> </w:t>
        </w:r>
      </w:ins>
      <w:ins w:id="335" w:author="Hümbelin Oliver" w:date="2015-04-13T17:02:00Z">
        <w:r>
          <w:rPr>
            <w:lang w:val="en-US"/>
          </w:rPr>
          <w:t xml:space="preserve">Second, </w:t>
        </w:r>
      </w:ins>
      <w:ins w:id="336" w:author="Hümbelin Oliver" w:date="2015-04-13T17:03:00Z">
        <w:r>
          <w:rPr>
            <w:lang w:val="en-US"/>
          </w:rPr>
          <w:t>archiving resource</w:t>
        </w:r>
      </w:ins>
      <w:r>
        <w:rPr>
          <w:lang w:val="en-US"/>
        </w:rPr>
        <w:t>s</w:t>
      </w:r>
      <w:ins w:id="337" w:author="Hümbelin Oliver" w:date="2015-04-13T17:03:00Z">
        <w:r>
          <w:rPr>
            <w:lang w:val="en-US"/>
          </w:rPr>
          <w:t xml:space="preserve"> from cantonal authorities are restricted and improved only recently, </w:t>
        </w:r>
      </w:ins>
      <w:ins w:id="338" w:author="Hümbelin Oliver" w:date="2015-04-15T16:09:00Z">
        <w:r>
          <w:rPr>
            <w:lang w:val="en-US"/>
          </w:rPr>
          <w:t>therefore cantonal</w:t>
        </w:r>
      </w:ins>
      <w:ins w:id="339" w:author="Hümbelin Oliver" w:date="2015-04-13T17:00:00Z">
        <w:r>
          <w:rPr>
            <w:lang w:val="en-US"/>
          </w:rPr>
          <w:t xml:space="preserve"> tax data cover different and, in general, short</w:t>
        </w:r>
      </w:ins>
      <w:ins w:id="340" w:author="Hümbelin Oliver" w:date="2015-04-15T16:09:00Z">
        <w:r>
          <w:rPr>
            <w:lang w:val="en-US"/>
          </w:rPr>
          <w:t>er</w:t>
        </w:r>
      </w:ins>
      <w:ins w:id="341" w:author="Hümbelin Oliver" w:date="2015-04-13T17:00:00Z">
        <w:r>
          <w:rPr>
            <w:lang w:val="en-US"/>
          </w:rPr>
          <w:t xml:space="preserve"> time periods.</w:t>
        </w:r>
      </w:ins>
      <w:ins w:id="342" w:author="Hümbelin Oliver" w:date="2015-04-13T16:59:00Z">
        <w:r>
          <w:rPr>
            <w:lang w:val="en-US"/>
          </w:rPr>
          <w:t xml:space="preserve"> </w:t>
        </w:r>
      </w:ins>
      <w:ins w:id="343" w:author="Oliver Hümbelin" w:date="2015-04-13T11:33:00Z">
        <w:r>
          <w:rPr>
            <w:lang w:val="en-US"/>
          </w:rPr>
          <w:t xml:space="preserve"> </w:t>
        </w:r>
      </w:ins>
      <w:r>
        <w:rPr>
          <w:rStyle w:val="CommentReference"/>
        </w:rPr>
        <w:commentReference w:id="344"/>
      </w:r>
    </w:p>
    <w:p w14:paraId="2ECB8564" w14:textId="0F0EE40C" w:rsidR="00266AE1" w:rsidRDefault="00266AE1">
      <w:pPr>
        <w:spacing w:line="240" w:lineRule="auto"/>
        <w:rPr>
          <w:lang w:val="en-US"/>
        </w:rPr>
      </w:pPr>
      <w:r>
        <w:rPr>
          <w:lang w:val="en-US"/>
        </w:rPr>
        <w:br w:type="page"/>
      </w:r>
    </w:p>
    <w:p w14:paraId="67FF4C98" w14:textId="338A84BF" w:rsidR="00196156" w:rsidRPr="00196156" w:rsidRDefault="002B69C3">
      <w:pPr>
        <w:pStyle w:val="Heading1"/>
        <w:rPr>
          <w:lang w:val="en-US"/>
        </w:rPr>
        <w:pPrChange w:id="345" w:author="rudi" w:date="2015-04-13T01:02:00Z">
          <w:pPr>
            <w:pStyle w:val="Heading1"/>
            <w:numPr>
              <w:numId w:val="30"/>
            </w:numPr>
          </w:pPr>
        </w:pPrChange>
      </w:pPr>
      <w:r>
        <w:rPr>
          <w:lang w:val="en-US"/>
        </w:rPr>
        <w:lastRenderedPageBreak/>
        <w:t>Appendix</w:t>
      </w:r>
    </w:p>
    <w:p w14:paraId="50C910FD" w14:textId="1FC5877F" w:rsidR="00B14648" w:rsidRDefault="00B14648">
      <w:pPr>
        <w:spacing w:line="240" w:lineRule="auto"/>
        <w:rPr>
          <w:ins w:id="346" w:author="rudi" w:date="2015-04-13T01:01:00Z"/>
          <w:lang w:val="en-US"/>
        </w:rPr>
      </w:pPr>
    </w:p>
    <w:p w14:paraId="38CEE567" w14:textId="77777777" w:rsidR="00196156" w:rsidRDefault="00196156">
      <w:pPr>
        <w:spacing w:line="240" w:lineRule="auto"/>
        <w:rPr>
          <w:ins w:id="347" w:author="rudi" w:date="2015-04-13T01:01:00Z"/>
          <w:lang w:val="en-US"/>
        </w:rPr>
      </w:pPr>
    </w:p>
    <w:p w14:paraId="703BD14A" w14:textId="77777777" w:rsidR="00196156" w:rsidRPr="000E2F6C" w:rsidRDefault="00196156" w:rsidP="00196156">
      <w:pPr>
        <w:pStyle w:val="Caption"/>
        <w:rPr>
          <w:sz w:val="24"/>
          <w:szCs w:val="24"/>
          <w:lang w:val="en-US"/>
        </w:rPr>
      </w:pPr>
      <w:r w:rsidRPr="00763E00">
        <w:rPr>
          <w:sz w:val="24"/>
          <w:szCs w:val="24"/>
          <w:lang w:val="en-US"/>
        </w:rPr>
        <w:t xml:space="preserve">Table </w:t>
      </w:r>
      <w:r w:rsidRPr="00763E00">
        <w:rPr>
          <w:sz w:val="24"/>
          <w:szCs w:val="24"/>
          <w:lang w:val="en-US"/>
        </w:rPr>
        <w:fldChar w:fldCharType="begin"/>
      </w:r>
      <w:r w:rsidRPr="00763E00">
        <w:rPr>
          <w:sz w:val="24"/>
          <w:szCs w:val="24"/>
          <w:lang w:val="en-US"/>
        </w:rPr>
        <w:instrText xml:space="preserve"> SEQ Table \* ARABIC </w:instrText>
      </w:r>
      <w:r w:rsidRPr="00763E00">
        <w:rPr>
          <w:sz w:val="24"/>
          <w:szCs w:val="24"/>
          <w:lang w:val="en-US"/>
        </w:rPr>
        <w:fldChar w:fldCharType="separate"/>
      </w:r>
      <w:r>
        <w:rPr>
          <w:noProof/>
          <w:sz w:val="24"/>
          <w:szCs w:val="24"/>
          <w:lang w:val="en-US"/>
        </w:rPr>
        <w:t>2</w:t>
      </w:r>
      <w:r w:rsidRPr="00763E00">
        <w:rPr>
          <w:sz w:val="24"/>
          <w:szCs w:val="24"/>
          <w:lang w:val="en-US"/>
        </w:rPr>
        <w:fldChar w:fldCharType="end"/>
      </w:r>
      <w:r w:rsidRPr="000E2F6C">
        <w:rPr>
          <w:sz w:val="24"/>
          <w:szCs w:val="24"/>
          <w:lang w:val="en-US"/>
        </w:rPr>
        <w:t xml:space="preserve">: Overview on empirical </w:t>
      </w:r>
      <w:r>
        <w:rPr>
          <w:sz w:val="24"/>
          <w:szCs w:val="24"/>
          <w:lang w:val="en-US"/>
        </w:rPr>
        <w:t>tests</w:t>
      </w:r>
      <w:r w:rsidRPr="00C92257">
        <w:rPr>
          <w:sz w:val="24"/>
          <w:szCs w:val="24"/>
          <w:lang w:val="en-US"/>
        </w:rPr>
        <w:t xml:space="preserve"> </w:t>
      </w:r>
      <w:r>
        <w:rPr>
          <w:sz w:val="24"/>
          <w:szCs w:val="24"/>
          <w:lang w:val="en-US"/>
        </w:rPr>
        <w:t>within</w:t>
      </w:r>
      <w:r w:rsidRPr="00C92257">
        <w:rPr>
          <w:sz w:val="24"/>
          <w:szCs w:val="24"/>
          <w:lang w:val="en-US"/>
        </w:rPr>
        <w:t xml:space="preserve"> inequality related methodological </w:t>
      </w:r>
      <w:r>
        <w:rPr>
          <w:sz w:val="24"/>
          <w:szCs w:val="24"/>
          <w:lang w:val="en-US"/>
        </w:rPr>
        <w:t>areas</w:t>
      </w:r>
    </w:p>
    <w:tbl>
      <w:tblPr>
        <w:tblW w:w="9590" w:type="dxa"/>
        <w:tblInd w:w="93" w:type="dxa"/>
        <w:tblLook w:val="04A0" w:firstRow="1" w:lastRow="0" w:firstColumn="1" w:lastColumn="0" w:noHBand="0" w:noVBand="1"/>
      </w:tblPr>
      <w:tblGrid>
        <w:gridCol w:w="1716"/>
        <w:gridCol w:w="2977"/>
        <w:gridCol w:w="2693"/>
        <w:gridCol w:w="2204"/>
      </w:tblGrid>
      <w:tr w:rsidR="00196156" w:rsidRPr="00F06E77" w14:paraId="45F87354" w14:textId="77777777" w:rsidTr="00F22AFC">
        <w:trPr>
          <w:trHeight w:val="270"/>
        </w:trPr>
        <w:tc>
          <w:tcPr>
            <w:tcW w:w="1716" w:type="dxa"/>
            <w:tcBorders>
              <w:top w:val="double" w:sz="6" w:space="0" w:color="auto"/>
              <w:left w:val="nil"/>
              <w:bottom w:val="single" w:sz="4" w:space="0" w:color="auto"/>
              <w:right w:val="nil"/>
            </w:tcBorders>
            <w:shd w:val="clear" w:color="auto" w:fill="auto"/>
            <w:noWrap/>
            <w:vAlign w:val="center"/>
            <w:hideMark/>
          </w:tcPr>
          <w:p w14:paraId="41D8EFA1" w14:textId="77777777" w:rsidR="00196156" w:rsidRPr="00F06E77" w:rsidRDefault="00196156" w:rsidP="00F22AFC">
            <w:pPr>
              <w:spacing w:line="240" w:lineRule="auto"/>
              <w:jc w:val="center"/>
              <w:rPr>
                <w:rFonts w:eastAsia="Times New Roman"/>
                <w:b/>
                <w:bCs/>
                <w:color w:val="000000"/>
                <w:szCs w:val="19"/>
                <w:lang w:val="en-US"/>
              </w:rPr>
            </w:pPr>
            <w:r>
              <w:rPr>
                <w:rFonts w:eastAsia="Times New Roman"/>
                <w:b/>
                <w:bCs/>
                <w:color w:val="000000"/>
                <w:szCs w:val="19"/>
                <w:lang w:val="en-US"/>
              </w:rPr>
              <w:t>Methodological Area</w:t>
            </w:r>
          </w:p>
        </w:tc>
        <w:tc>
          <w:tcPr>
            <w:tcW w:w="2977" w:type="dxa"/>
            <w:tcBorders>
              <w:top w:val="double" w:sz="6" w:space="0" w:color="auto"/>
              <w:left w:val="nil"/>
              <w:bottom w:val="single" w:sz="4" w:space="0" w:color="auto"/>
              <w:right w:val="nil"/>
            </w:tcBorders>
            <w:shd w:val="clear" w:color="auto" w:fill="auto"/>
            <w:noWrap/>
            <w:vAlign w:val="center"/>
            <w:hideMark/>
          </w:tcPr>
          <w:p w14:paraId="3A6DD51F" w14:textId="77777777" w:rsidR="00196156" w:rsidRPr="00F06E77" w:rsidRDefault="00196156" w:rsidP="00F22AFC">
            <w:pPr>
              <w:spacing w:line="240" w:lineRule="auto"/>
              <w:jc w:val="center"/>
              <w:rPr>
                <w:rFonts w:eastAsia="Times New Roman"/>
                <w:b/>
                <w:bCs/>
                <w:color w:val="000000"/>
                <w:szCs w:val="19"/>
                <w:lang w:val="en-US"/>
              </w:rPr>
            </w:pPr>
            <w:r>
              <w:rPr>
                <w:rFonts w:eastAsia="Times New Roman"/>
                <w:b/>
                <w:bCs/>
                <w:color w:val="000000"/>
                <w:szCs w:val="19"/>
                <w:lang w:val="en-US"/>
              </w:rPr>
              <w:t>E</w:t>
            </w:r>
            <w:r w:rsidRPr="00F06E77">
              <w:rPr>
                <w:rFonts w:eastAsia="Times New Roman"/>
                <w:b/>
                <w:bCs/>
                <w:color w:val="000000"/>
                <w:szCs w:val="19"/>
                <w:lang w:val="en-US"/>
              </w:rPr>
              <w:t>mpirical test</w:t>
            </w:r>
          </w:p>
        </w:tc>
        <w:tc>
          <w:tcPr>
            <w:tcW w:w="2693" w:type="dxa"/>
            <w:tcBorders>
              <w:top w:val="double" w:sz="6" w:space="0" w:color="auto"/>
              <w:left w:val="nil"/>
              <w:bottom w:val="single" w:sz="4" w:space="0" w:color="auto"/>
              <w:right w:val="nil"/>
            </w:tcBorders>
            <w:shd w:val="clear" w:color="auto" w:fill="auto"/>
            <w:noWrap/>
            <w:vAlign w:val="center"/>
            <w:hideMark/>
          </w:tcPr>
          <w:p w14:paraId="2295D3BD" w14:textId="77777777" w:rsidR="00196156" w:rsidRPr="00F06E77" w:rsidRDefault="00196156" w:rsidP="00F22AFC">
            <w:pPr>
              <w:spacing w:line="240" w:lineRule="auto"/>
              <w:jc w:val="center"/>
              <w:rPr>
                <w:rFonts w:eastAsia="Times New Roman"/>
                <w:b/>
                <w:bCs/>
                <w:color w:val="000000"/>
                <w:szCs w:val="19"/>
                <w:lang w:val="en-US"/>
              </w:rPr>
            </w:pPr>
            <w:r w:rsidRPr="006E6A93">
              <w:rPr>
                <w:rFonts w:eastAsia="Times New Roman"/>
                <w:b/>
                <w:bCs/>
                <w:color w:val="000000" w:themeColor="text1"/>
                <w:szCs w:val="19"/>
                <w:lang w:val="en-US"/>
              </w:rPr>
              <w:t xml:space="preserve">Method </w:t>
            </w:r>
          </w:p>
        </w:tc>
        <w:tc>
          <w:tcPr>
            <w:tcW w:w="2204" w:type="dxa"/>
            <w:tcBorders>
              <w:top w:val="double" w:sz="6" w:space="0" w:color="auto"/>
              <w:left w:val="nil"/>
              <w:bottom w:val="single" w:sz="4" w:space="0" w:color="auto"/>
              <w:right w:val="nil"/>
            </w:tcBorders>
            <w:vAlign w:val="center"/>
          </w:tcPr>
          <w:p w14:paraId="68E8CC74" w14:textId="77777777" w:rsidR="00196156" w:rsidRPr="00F06E77" w:rsidRDefault="00196156" w:rsidP="00F22AFC">
            <w:pPr>
              <w:spacing w:line="240" w:lineRule="auto"/>
              <w:jc w:val="center"/>
              <w:rPr>
                <w:rFonts w:eastAsia="Times New Roman"/>
                <w:b/>
                <w:bCs/>
                <w:color w:val="000000"/>
                <w:szCs w:val="19"/>
                <w:lang w:val="en-US"/>
              </w:rPr>
            </w:pPr>
            <w:r>
              <w:rPr>
                <w:rFonts w:eastAsia="Times New Roman"/>
                <w:b/>
                <w:bCs/>
                <w:color w:val="000000"/>
                <w:szCs w:val="19"/>
                <w:lang w:val="en-US"/>
              </w:rPr>
              <w:t>Data</w:t>
            </w:r>
          </w:p>
        </w:tc>
      </w:tr>
      <w:tr w:rsidR="00196156" w:rsidRPr="00D6131E" w14:paraId="4649213A" w14:textId="77777777" w:rsidTr="00F22AFC">
        <w:trPr>
          <w:trHeight w:val="1143"/>
        </w:trPr>
        <w:tc>
          <w:tcPr>
            <w:tcW w:w="1716" w:type="dxa"/>
            <w:tcBorders>
              <w:top w:val="nil"/>
              <w:left w:val="nil"/>
              <w:bottom w:val="nil"/>
              <w:right w:val="nil"/>
            </w:tcBorders>
            <w:shd w:val="clear" w:color="auto" w:fill="auto"/>
            <w:vAlign w:val="center"/>
            <w:hideMark/>
          </w:tcPr>
          <w:p w14:paraId="676D3AA6" w14:textId="5D314B65" w:rsidR="00196156" w:rsidRPr="00F06E77" w:rsidRDefault="00266AE1" w:rsidP="00266AE1">
            <w:pPr>
              <w:spacing w:line="240" w:lineRule="auto"/>
              <w:jc w:val="center"/>
              <w:rPr>
                <w:rFonts w:eastAsia="Times New Roman"/>
                <w:color w:val="000000"/>
                <w:szCs w:val="19"/>
                <w:lang w:val="en-US"/>
              </w:rPr>
            </w:pPr>
            <w:r>
              <w:rPr>
                <w:rFonts w:eastAsia="Times New Roman"/>
                <w:color w:val="000000"/>
                <w:szCs w:val="19"/>
                <w:lang w:val="en-US"/>
              </w:rPr>
              <w:t>Income concepts</w:t>
            </w:r>
          </w:p>
        </w:tc>
        <w:tc>
          <w:tcPr>
            <w:tcW w:w="2977" w:type="dxa"/>
            <w:tcBorders>
              <w:top w:val="nil"/>
              <w:left w:val="nil"/>
              <w:bottom w:val="nil"/>
              <w:right w:val="nil"/>
            </w:tcBorders>
            <w:shd w:val="clear" w:color="auto" w:fill="auto"/>
            <w:vAlign w:val="center"/>
            <w:hideMark/>
          </w:tcPr>
          <w:p w14:paraId="646FEA0A" w14:textId="77777777" w:rsidR="00196156" w:rsidRPr="000E2F6C" w:rsidRDefault="00196156" w:rsidP="00F22AFC">
            <w:pPr>
              <w:pStyle w:val="ListParagraph"/>
              <w:numPr>
                <w:ilvl w:val="0"/>
                <w:numId w:val="10"/>
              </w:numPr>
              <w:spacing w:line="240" w:lineRule="auto"/>
              <w:jc w:val="center"/>
              <w:rPr>
                <w:rFonts w:eastAsia="Times New Roman"/>
                <w:color w:val="000000"/>
                <w:szCs w:val="19"/>
                <w:lang w:val="en-US"/>
              </w:rPr>
            </w:pPr>
            <w:r>
              <w:rPr>
                <w:rFonts w:eastAsia="Times New Roman"/>
                <w:color w:val="000000"/>
                <w:szCs w:val="19"/>
                <w:lang w:val="en-US"/>
              </w:rPr>
              <w:t>I</w:t>
            </w:r>
            <w:r w:rsidRPr="000E2F6C">
              <w:rPr>
                <w:rFonts w:eastAsia="Times New Roman"/>
                <w:color w:val="000000"/>
                <w:szCs w:val="19"/>
                <w:lang w:val="en-US"/>
              </w:rPr>
              <w:t>ncome definitions</w:t>
            </w:r>
            <w:r>
              <w:rPr>
                <w:rFonts w:eastAsia="Times New Roman"/>
                <w:color w:val="000000"/>
                <w:szCs w:val="19"/>
                <w:lang w:val="en-US"/>
              </w:rPr>
              <w:t xml:space="preserve"> within tax data</w:t>
            </w:r>
          </w:p>
        </w:tc>
        <w:tc>
          <w:tcPr>
            <w:tcW w:w="2693" w:type="dxa"/>
            <w:tcBorders>
              <w:top w:val="nil"/>
              <w:left w:val="nil"/>
              <w:bottom w:val="nil"/>
              <w:right w:val="nil"/>
            </w:tcBorders>
            <w:shd w:val="clear" w:color="auto" w:fill="auto"/>
            <w:vAlign w:val="center"/>
            <w:hideMark/>
          </w:tcPr>
          <w:p w14:paraId="34726583" w14:textId="77777777" w:rsidR="00196156" w:rsidRPr="00F06E77" w:rsidRDefault="00196156" w:rsidP="00F22AFC">
            <w:pPr>
              <w:spacing w:line="240" w:lineRule="auto"/>
              <w:jc w:val="center"/>
              <w:rPr>
                <w:rFonts w:eastAsia="Times New Roman"/>
                <w:color w:val="000000"/>
                <w:szCs w:val="19"/>
                <w:lang w:val="en-US"/>
              </w:rPr>
            </w:pPr>
            <w:r>
              <w:rPr>
                <w:rFonts w:eastAsia="Times New Roman"/>
                <w:color w:val="000000"/>
                <w:szCs w:val="19"/>
                <w:lang w:val="en-US"/>
              </w:rPr>
              <w:t>Time series of Gini coefficients (own calculation)</w:t>
            </w:r>
          </w:p>
        </w:tc>
        <w:tc>
          <w:tcPr>
            <w:tcW w:w="2204" w:type="dxa"/>
            <w:tcBorders>
              <w:top w:val="nil"/>
              <w:left w:val="nil"/>
              <w:bottom w:val="nil"/>
              <w:right w:val="nil"/>
            </w:tcBorders>
          </w:tcPr>
          <w:p w14:paraId="64D78654" w14:textId="7F3279D2" w:rsidR="00196156" w:rsidRDefault="00196156" w:rsidP="00F22AFC">
            <w:pPr>
              <w:spacing w:line="240" w:lineRule="auto"/>
              <w:jc w:val="center"/>
              <w:rPr>
                <w:rFonts w:eastAsia="Times New Roman"/>
                <w:color w:val="000000"/>
                <w:szCs w:val="19"/>
                <w:lang w:val="en-US"/>
              </w:rPr>
            </w:pPr>
            <w:r>
              <w:rPr>
                <w:rFonts w:eastAsia="Times New Roman"/>
                <w:color w:val="000000"/>
                <w:szCs w:val="19"/>
                <w:lang w:val="en-US"/>
              </w:rPr>
              <w:t xml:space="preserve">Aggregated FTA tax statistic </w:t>
            </w:r>
            <w:r>
              <w:rPr>
                <w:rFonts w:eastAsia="Times New Roman"/>
                <w:color w:val="000000" w:themeColor="text1"/>
                <w:szCs w:val="19"/>
                <w:lang w:val="en-US"/>
              </w:rPr>
              <w:t>–</w:t>
            </w:r>
            <w:r w:rsidRPr="00F06E77">
              <w:rPr>
                <w:rFonts w:eastAsia="Times New Roman"/>
                <w:color w:val="FF0000"/>
                <w:szCs w:val="19"/>
                <w:lang w:val="en-US"/>
              </w:rPr>
              <w:t xml:space="preserve"> </w:t>
            </w:r>
            <w:r w:rsidRPr="00EA6430">
              <w:rPr>
                <w:rFonts w:eastAsia="Times New Roman"/>
                <w:color w:val="000000" w:themeColor="text1"/>
                <w:szCs w:val="19"/>
                <w:lang w:val="en-US"/>
              </w:rPr>
              <w:t>normal</w:t>
            </w:r>
            <w:r>
              <w:rPr>
                <w:rFonts w:eastAsia="Times New Roman"/>
                <w:color w:val="000000" w:themeColor="text1"/>
                <w:szCs w:val="19"/>
                <w:lang w:val="en-US"/>
              </w:rPr>
              <w:t xml:space="preserve"> cases</w:t>
            </w:r>
            <w:r w:rsidRPr="00EA6430">
              <w:rPr>
                <w:rFonts w:eastAsia="Times New Roman"/>
                <w:color w:val="000000" w:themeColor="text1"/>
                <w:szCs w:val="19"/>
                <w:lang w:val="en-US"/>
              </w:rPr>
              <w:t xml:space="preserve"> </w:t>
            </w:r>
            <w:r w:rsidRPr="00F06E77">
              <w:rPr>
                <w:rFonts w:eastAsia="Times New Roman"/>
                <w:color w:val="000000"/>
                <w:szCs w:val="19"/>
                <w:lang w:val="en-US"/>
              </w:rPr>
              <w:t>without non-taxed</w:t>
            </w:r>
            <w:r>
              <w:rPr>
                <w:rFonts w:eastAsia="Times New Roman"/>
                <w:color w:val="000000"/>
                <w:szCs w:val="19"/>
                <w:lang w:val="en-US"/>
              </w:rPr>
              <w:t xml:space="preserve"> – different income measures</w:t>
            </w:r>
            <w:r w:rsidR="00266AE1">
              <w:rPr>
                <w:rFonts w:eastAsia="Times New Roman"/>
                <w:color w:val="000000"/>
                <w:szCs w:val="19"/>
                <w:lang w:val="en-US"/>
              </w:rPr>
              <w:t>.</w:t>
            </w:r>
          </w:p>
          <w:p w14:paraId="23AD314D" w14:textId="3B491EE1" w:rsidR="00266AE1" w:rsidRDefault="00266AE1" w:rsidP="00F22AFC">
            <w:pPr>
              <w:spacing w:line="240" w:lineRule="auto"/>
              <w:jc w:val="center"/>
              <w:rPr>
                <w:rFonts w:eastAsia="Times New Roman"/>
                <w:color w:val="000000"/>
                <w:szCs w:val="19"/>
                <w:lang w:val="en-US"/>
              </w:rPr>
            </w:pPr>
            <w:r>
              <w:rPr>
                <w:rFonts w:eastAsia="Times New Roman"/>
                <w:color w:val="000000"/>
                <w:szCs w:val="19"/>
                <w:lang w:val="en-US"/>
              </w:rPr>
              <w:t>Micro</w:t>
            </w:r>
            <w:r w:rsidRPr="00F06E77">
              <w:rPr>
                <w:rFonts w:eastAsia="Times New Roman"/>
                <w:color w:val="000000"/>
                <w:szCs w:val="19"/>
                <w:lang w:val="en-US"/>
              </w:rPr>
              <w:t xml:space="preserve"> tax data from Canton Berne</w:t>
            </w:r>
          </w:p>
        </w:tc>
      </w:tr>
      <w:tr w:rsidR="00196156" w:rsidRPr="00D6131E" w14:paraId="4789D2CA" w14:textId="77777777" w:rsidTr="00F22AFC">
        <w:trPr>
          <w:trHeight w:val="1260"/>
        </w:trPr>
        <w:tc>
          <w:tcPr>
            <w:tcW w:w="1716" w:type="dxa"/>
            <w:tcBorders>
              <w:top w:val="nil"/>
              <w:left w:val="nil"/>
              <w:bottom w:val="nil"/>
              <w:right w:val="nil"/>
            </w:tcBorders>
            <w:shd w:val="clear" w:color="auto" w:fill="auto"/>
            <w:noWrap/>
            <w:vAlign w:val="center"/>
            <w:hideMark/>
          </w:tcPr>
          <w:p w14:paraId="7E8C8821" w14:textId="77777777" w:rsidR="00196156" w:rsidRPr="00F06E77" w:rsidRDefault="00196156" w:rsidP="00F22AFC">
            <w:pPr>
              <w:spacing w:line="240" w:lineRule="auto"/>
              <w:jc w:val="center"/>
              <w:rPr>
                <w:rFonts w:eastAsia="Times New Roman"/>
                <w:color w:val="000000"/>
                <w:szCs w:val="19"/>
                <w:lang w:val="en-US"/>
              </w:rPr>
            </w:pPr>
          </w:p>
        </w:tc>
        <w:tc>
          <w:tcPr>
            <w:tcW w:w="2977" w:type="dxa"/>
            <w:tcBorders>
              <w:top w:val="nil"/>
              <w:left w:val="nil"/>
              <w:bottom w:val="nil"/>
              <w:right w:val="nil"/>
            </w:tcBorders>
            <w:shd w:val="clear" w:color="auto" w:fill="auto"/>
            <w:vAlign w:val="center"/>
            <w:hideMark/>
          </w:tcPr>
          <w:p w14:paraId="704F66ED" w14:textId="77777777" w:rsidR="00196156" w:rsidRPr="000E2F6C" w:rsidRDefault="00196156" w:rsidP="00F22AFC">
            <w:pPr>
              <w:pStyle w:val="ListParagraph"/>
              <w:numPr>
                <w:ilvl w:val="0"/>
                <w:numId w:val="10"/>
              </w:numPr>
              <w:spacing w:line="240" w:lineRule="auto"/>
              <w:jc w:val="center"/>
              <w:rPr>
                <w:rFonts w:eastAsia="Times New Roman"/>
                <w:color w:val="000000"/>
                <w:szCs w:val="19"/>
                <w:lang w:val="en-US"/>
              </w:rPr>
            </w:pPr>
            <w:r>
              <w:rPr>
                <w:rFonts w:eastAsia="Times New Roman"/>
                <w:color w:val="000000"/>
                <w:szCs w:val="19"/>
                <w:lang w:val="en-US"/>
              </w:rPr>
              <w:t xml:space="preserve">Using income corrected with an </w:t>
            </w:r>
            <w:r w:rsidRPr="000E2F6C">
              <w:rPr>
                <w:rFonts w:eastAsia="Times New Roman"/>
                <w:color w:val="000000"/>
                <w:szCs w:val="19"/>
                <w:lang w:val="en-US"/>
              </w:rPr>
              <w:t>equivalence scale</w:t>
            </w:r>
            <w:r>
              <w:rPr>
                <w:rFonts w:eastAsia="Times New Roman"/>
                <w:color w:val="000000"/>
                <w:szCs w:val="19"/>
                <w:lang w:val="en-US"/>
              </w:rPr>
              <w:t xml:space="preserve"> based on tax information</w:t>
            </w:r>
          </w:p>
        </w:tc>
        <w:tc>
          <w:tcPr>
            <w:tcW w:w="2693" w:type="dxa"/>
            <w:tcBorders>
              <w:top w:val="nil"/>
              <w:left w:val="nil"/>
              <w:bottom w:val="nil"/>
              <w:right w:val="nil"/>
            </w:tcBorders>
            <w:shd w:val="clear" w:color="auto" w:fill="auto"/>
            <w:vAlign w:val="center"/>
            <w:hideMark/>
          </w:tcPr>
          <w:p w14:paraId="312C8590" w14:textId="77777777" w:rsidR="00196156" w:rsidRPr="00F06E77" w:rsidRDefault="00196156" w:rsidP="00F22AFC">
            <w:pPr>
              <w:spacing w:line="240" w:lineRule="auto"/>
              <w:jc w:val="center"/>
              <w:rPr>
                <w:rFonts w:eastAsia="Times New Roman"/>
                <w:color w:val="000000"/>
                <w:szCs w:val="19"/>
                <w:lang w:val="en-US"/>
              </w:rPr>
            </w:pPr>
            <w:r>
              <w:rPr>
                <w:rFonts w:eastAsia="Times New Roman"/>
                <w:color w:val="000000"/>
                <w:szCs w:val="19"/>
                <w:lang w:val="en-US"/>
              </w:rPr>
              <w:t>T</w:t>
            </w:r>
            <w:r w:rsidRPr="00F06E77">
              <w:rPr>
                <w:rFonts w:eastAsia="Times New Roman"/>
                <w:color w:val="000000"/>
                <w:szCs w:val="19"/>
                <w:lang w:val="en-US"/>
              </w:rPr>
              <w:t xml:space="preserve">ime series of </w:t>
            </w:r>
            <w:r>
              <w:rPr>
                <w:rFonts w:eastAsia="Times New Roman"/>
                <w:color w:val="000000"/>
                <w:szCs w:val="19"/>
                <w:lang w:val="en-US"/>
              </w:rPr>
              <w:t>G</w:t>
            </w:r>
            <w:r w:rsidRPr="00F06E77">
              <w:rPr>
                <w:rFonts w:eastAsia="Times New Roman"/>
                <w:color w:val="000000"/>
                <w:szCs w:val="19"/>
                <w:lang w:val="en-US"/>
              </w:rPr>
              <w:t>ini</w:t>
            </w:r>
            <w:r>
              <w:rPr>
                <w:rFonts w:eastAsia="Times New Roman"/>
                <w:color w:val="000000"/>
                <w:szCs w:val="19"/>
                <w:lang w:val="en-US"/>
              </w:rPr>
              <w:t xml:space="preserve"> coefficient (provided)</w:t>
            </w:r>
          </w:p>
        </w:tc>
        <w:tc>
          <w:tcPr>
            <w:tcW w:w="2204" w:type="dxa"/>
            <w:tcBorders>
              <w:top w:val="nil"/>
              <w:left w:val="nil"/>
              <w:bottom w:val="nil"/>
              <w:right w:val="nil"/>
            </w:tcBorders>
            <w:vAlign w:val="center"/>
          </w:tcPr>
          <w:p w14:paraId="140CBBB5" w14:textId="77777777" w:rsidR="00196156" w:rsidRDefault="00196156" w:rsidP="00F22AFC">
            <w:pPr>
              <w:spacing w:line="240" w:lineRule="auto"/>
              <w:jc w:val="center"/>
              <w:rPr>
                <w:rFonts w:eastAsia="Times New Roman"/>
                <w:color w:val="000000"/>
                <w:szCs w:val="19"/>
                <w:lang w:val="en-US"/>
              </w:rPr>
            </w:pPr>
            <w:r>
              <w:rPr>
                <w:rFonts w:eastAsia="Times New Roman"/>
                <w:color w:val="000000"/>
                <w:szCs w:val="19"/>
                <w:lang w:val="en-US"/>
              </w:rPr>
              <w:t>FTA Key figures – all tax units and without non-taxed – taxable income</w:t>
            </w:r>
          </w:p>
        </w:tc>
      </w:tr>
      <w:tr w:rsidR="00196156" w:rsidRPr="00D6131E" w14:paraId="41ECBBD2" w14:textId="77777777" w:rsidTr="00F22AFC">
        <w:trPr>
          <w:trHeight w:val="765"/>
        </w:trPr>
        <w:tc>
          <w:tcPr>
            <w:tcW w:w="1716" w:type="dxa"/>
            <w:tcBorders>
              <w:top w:val="nil"/>
              <w:left w:val="nil"/>
              <w:bottom w:val="nil"/>
              <w:right w:val="nil"/>
            </w:tcBorders>
            <w:shd w:val="clear" w:color="auto" w:fill="auto"/>
            <w:noWrap/>
            <w:vAlign w:val="center"/>
          </w:tcPr>
          <w:p w14:paraId="0D686687" w14:textId="65BC9CC6" w:rsidR="00196156" w:rsidRPr="00F06E77" w:rsidRDefault="00972EBB" w:rsidP="00F22AFC">
            <w:pPr>
              <w:spacing w:line="240" w:lineRule="auto"/>
              <w:jc w:val="center"/>
              <w:rPr>
                <w:rFonts w:eastAsia="Times New Roman"/>
                <w:color w:val="000000"/>
                <w:szCs w:val="19"/>
                <w:lang w:val="en-US"/>
              </w:rPr>
            </w:pPr>
            <w:r>
              <w:rPr>
                <w:rFonts w:eastAsia="Times New Roman"/>
                <w:color w:val="000000"/>
                <w:szCs w:val="19"/>
                <w:lang w:val="en-US"/>
              </w:rPr>
              <w:t>Inequality measures</w:t>
            </w:r>
          </w:p>
        </w:tc>
        <w:tc>
          <w:tcPr>
            <w:tcW w:w="2977" w:type="dxa"/>
            <w:tcBorders>
              <w:top w:val="nil"/>
              <w:left w:val="nil"/>
              <w:bottom w:val="nil"/>
              <w:right w:val="nil"/>
            </w:tcBorders>
            <w:shd w:val="clear" w:color="auto" w:fill="auto"/>
            <w:vAlign w:val="center"/>
          </w:tcPr>
          <w:p w14:paraId="79320608" w14:textId="77777777" w:rsidR="00196156" w:rsidRPr="001D27D7" w:rsidRDefault="00196156" w:rsidP="00F22AFC">
            <w:pPr>
              <w:pStyle w:val="ListParagraph"/>
              <w:numPr>
                <w:ilvl w:val="0"/>
                <w:numId w:val="10"/>
              </w:numPr>
              <w:spacing w:line="240" w:lineRule="auto"/>
              <w:jc w:val="center"/>
              <w:rPr>
                <w:rFonts w:eastAsia="Times New Roman"/>
                <w:color w:val="000000"/>
                <w:szCs w:val="19"/>
                <w:lang w:val="en-US"/>
              </w:rPr>
            </w:pPr>
            <w:r w:rsidRPr="000E2F6C">
              <w:rPr>
                <w:rFonts w:eastAsia="Times New Roman"/>
                <w:color w:val="000000"/>
                <w:szCs w:val="19"/>
                <w:lang w:val="en-US"/>
              </w:rPr>
              <w:t>C</w:t>
            </w:r>
            <w:r>
              <w:rPr>
                <w:rFonts w:eastAsia="Times New Roman"/>
                <w:color w:val="000000"/>
                <w:szCs w:val="19"/>
                <w:lang w:val="en-US"/>
              </w:rPr>
              <w:t>hange over time: difference between one population measures</w:t>
            </w:r>
          </w:p>
        </w:tc>
        <w:tc>
          <w:tcPr>
            <w:tcW w:w="2693" w:type="dxa"/>
            <w:tcBorders>
              <w:top w:val="nil"/>
              <w:left w:val="nil"/>
              <w:bottom w:val="nil"/>
              <w:right w:val="nil"/>
            </w:tcBorders>
            <w:shd w:val="clear" w:color="auto" w:fill="auto"/>
            <w:vAlign w:val="center"/>
          </w:tcPr>
          <w:p w14:paraId="0F1E5B91" w14:textId="77777777" w:rsidR="00196156" w:rsidRPr="00F06E77" w:rsidRDefault="00196156" w:rsidP="00F22AFC">
            <w:pPr>
              <w:spacing w:line="240" w:lineRule="auto"/>
              <w:jc w:val="center"/>
              <w:rPr>
                <w:rFonts w:eastAsia="Times New Roman"/>
                <w:color w:val="000000"/>
                <w:szCs w:val="19"/>
                <w:lang w:val="en-US"/>
              </w:rPr>
            </w:pPr>
            <w:r>
              <w:rPr>
                <w:rFonts w:eastAsia="Times New Roman"/>
                <w:color w:val="000000"/>
                <w:szCs w:val="19"/>
                <w:lang w:val="en-US"/>
              </w:rPr>
              <w:t>Time series of G</w:t>
            </w:r>
            <w:r w:rsidRPr="00F06E77">
              <w:rPr>
                <w:rFonts w:eastAsia="Times New Roman"/>
                <w:color w:val="000000"/>
                <w:szCs w:val="19"/>
                <w:lang w:val="en-US"/>
              </w:rPr>
              <w:t>ini</w:t>
            </w:r>
            <w:r>
              <w:rPr>
                <w:rFonts w:eastAsia="Times New Roman"/>
                <w:color w:val="000000"/>
                <w:szCs w:val="19"/>
                <w:lang w:val="en-US"/>
              </w:rPr>
              <w:t xml:space="preserve"> </w:t>
            </w:r>
            <w:r w:rsidRPr="00F06E77">
              <w:rPr>
                <w:rFonts w:eastAsia="Times New Roman"/>
                <w:color w:val="000000"/>
                <w:szCs w:val="19"/>
                <w:lang w:val="en-US"/>
              </w:rPr>
              <w:t>coefficient</w:t>
            </w:r>
            <w:r>
              <w:rPr>
                <w:rFonts w:eastAsia="Times New Roman"/>
                <w:color w:val="000000"/>
                <w:szCs w:val="19"/>
                <w:lang w:val="en-US"/>
              </w:rPr>
              <w:t>s</w:t>
            </w:r>
            <w:r w:rsidRPr="00F06E77">
              <w:rPr>
                <w:rFonts w:eastAsia="Times New Roman"/>
                <w:color w:val="000000"/>
                <w:szCs w:val="19"/>
                <w:lang w:val="en-US"/>
              </w:rPr>
              <w:t xml:space="preserve">, </w:t>
            </w:r>
            <w:r>
              <w:rPr>
                <w:rFonts w:eastAsia="Times New Roman"/>
                <w:color w:val="000000"/>
                <w:szCs w:val="19"/>
                <w:lang w:val="en-US"/>
              </w:rPr>
              <w:t>Theil and Atkinson index (own calculation)</w:t>
            </w:r>
          </w:p>
        </w:tc>
        <w:tc>
          <w:tcPr>
            <w:tcW w:w="2204" w:type="dxa"/>
            <w:tcBorders>
              <w:top w:val="nil"/>
              <w:left w:val="nil"/>
              <w:bottom w:val="nil"/>
              <w:right w:val="nil"/>
            </w:tcBorders>
          </w:tcPr>
          <w:p w14:paraId="1AAB8A7E" w14:textId="77777777" w:rsidR="00196156" w:rsidRDefault="00196156" w:rsidP="00F22AFC">
            <w:pPr>
              <w:spacing w:line="240" w:lineRule="auto"/>
              <w:jc w:val="center"/>
              <w:rPr>
                <w:rFonts w:eastAsia="Times New Roman"/>
                <w:color w:val="000000"/>
                <w:szCs w:val="19"/>
                <w:lang w:val="en-US"/>
              </w:rPr>
            </w:pPr>
            <w:r>
              <w:rPr>
                <w:rFonts w:eastAsia="Times New Roman"/>
                <w:color w:val="000000"/>
                <w:szCs w:val="19"/>
                <w:lang w:val="en-US"/>
              </w:rPr>
              <w:t xml:space="preserve">Aggregated FTA tax statistic </w:t>
            </w:r>
            <w:r w:rsidRPr="008F5BBC">
              <w:rPr>
                <w:rFonts w:eastAsia="Times New Roman"/>
                <w:color w:val="000000" w:themeColor="text1"/>
                <w:szCs w:val="19"/>
                <w:lang w:val="en-US"/>
              </w:rPr>
              <w:t>-</w:t>
            </w:r>
            <w:r w:rsidRPr="00F06E77">
              <w:rPr>
                <w:rFonts w:eastAsia="Times New Roman"/>
                <w:color w:val="FF0000"/>
                <w:szCs w:val="19"/>
                <w:lang w:val="en-US"/>
              </w:rPr>
              <w:t xml:space="preserve"> </w:t>
            </w:r>
            <w:r w:rsidRPr="00EA6430">
              <w:rPr>
                <w:rFonts w:eastAsia="Times New Roman"/>
                <w:color w:val="000000" w:themeColor="text1"/>
                <w:szCs w:val="19"/>
                <w:lang w:val="en-US"/>
              </w:rPr>
              <w:t>normal</w:t>
            </w:r>
            <w:r>
              <w:rPr>
                <w:rFonts w:eastAsia="Times New Roman"/>
                <w:color w:val="000000" w:themeColor="text1"/>
                <w:szCs w:val="19"/>
                <w:lang w:val="en-US"/>
              </w:rPr>
              <w:t xml:space="preserve"> cases</w:t>
            </w:r>
            <w:r w:rsidRPr="00EA6430">
              <w:rPr>
                <w:rFonts w:eastAsia="Times New Roman"/>
                <w:color w:val="000000" w:themeColor="text1"/>
                <w:szCs w:val="19"/>
                <w:lang w:val="en-US"/>
              </w:rPr>
              <w:t xml:space="preserve"> </w:t>
            </w:r>
            <w:r w:rsidRPr="00F06E77">
              <w:rPr>
                <w:rFonts w:eastAsia="Times New Roman"/>
                <w:color w:val="000000"/>
                <w:szCs w:val="19"/>
                <w:lang w:val="en-US"/>
              </w:rPr>
              <w:t>without non-taxed</w:t>
            </w:r>
            <w:r>
              <w:rPr>
                <w:rFonts w:eastAsia="Times New Roman"/>
                <w:color w:val="000000"/>
                <w:szCs w:val="19"/>
                <w:lang w:val="en-US"/>
              </w:rPr>
              <w:t xml:space="preserve"> – taxable income</w:t>
            </w:r>
          </w:p>
        </w:tc>
      </w:tr>
      <w:tr w:rsidR="00196156" w:rsidRPr="00D6131E" w14:paraId="49F28C8C" w14:textId="77777777" w:rsidTr="00F22AFC">
        <w:trPr>
          <w:trHeight w:val="765"/>
        </w:trPr>
        <w:tc>
          <w:tcPr>
            <w:tcW w:w="1716" w:type="dxa"/>
            <w:tcBorders>
              <w:top w:val="nil"/>
              <w:left w:val="nil"/>
              <w:bottom w:val="nil"/>
              <w:right w:val="nil"/>
            </w:tcBorders>
            <w:shd w:val="clear" w:color="auto" w:fill="auto"/>
            <w:noWrap/>
            <w:vAlign w:val="center"/>
          </w:tcPr>
          <w:p w14:paraId="31EE3C09" w14:textId="77777777" w:rsidR="00196156" w:rsidRPr="00F06E77" w:rsidRDefault="00196156" w:rsidP="00F22AFC">
            <w:pPr>
              <w:spacing w:line="240" w:lineRule="auto"/>
              <w:jc w:val="center"/>
              <w:rPr>
                <w:rFonts w:eastAsia="Times New Roman"/>
                <w:color w:val="000000"/>
                <w:szCs w:val="19"/>
                <w:lang w:val="en-US"/>
              </w:rPr>
            </w:pPr>
          </w:p>
        </w:tc>
        <w:tc>
          <w:tcPr>
            <w:tcW w:w="2977" w:type="dxa"/>
            <w:tcBorders>
              <w:top w:val="nil"/>
              <w:left w:val="nil"/>
              <w:bottom w:val="nil"/>
              <w:right w:val="nil"/>
            </w:tcBorders>
            <w:shd w:val="clear" w:color="auto" w:fill="auto"/>
            <w:vAlign w:val="center"/>
          </w:tcPr>
          <w:p w14:paraId="1B81E975" w14:textId="77777777" w:rsidR="00196156" w:rsidRDefault="00196156" w:rsidP="00F22AFC">
            <w:pPr>
              <w:pStyle w:val="ListParagraph"/>
              <w:numPr>
                <w:ilvl w:val="0"/>
                <w:numId w:val="10"/>
              </w:numPr>
              <w:spacing w:line="240" w:lineRule="auto"/>
              <w:jc w:val="center"/>
              <w:rPr>
                <w:rFonts w:eastAsia="Times New Roman"/>
                <w:color w:val="000000"/>
                <w:szCs w:val="19"/>
                <w:lang w:val="en-US"/>
              </w:rPr>
            </w:pPr>
            <w:r w:rsidRPr="000E2F6C">
              <w:rPr>
                <w:rFonts w:eastAsia="Times New Roman"/>
                <w:color w:val="000000"/>
                <w:szCs w:val="19"/>
                <w:lang w:val="en-US"/>
              </w:rPr>
              <w:t>Change over time</w:t>
            </w:r>
            <w:r>
              <w:rPr>
                <w:rFonts w:eastAsia="Times New Roman"/>
                <w:color w:val="000000"/>
                <w:szCs w:val="19"/>
                <w:lang w:val="en-US"/>
              </w:rPr>
              <w:t>:</w:t>
            </w:r>
            <w:r w:rsidRPr="000E2F6C">
              <w:rPr>
                <w:rFonts w:eastAsia="Times New Roman"/>
                <w:color w:val="000000"/>
                <w:szCs w:val="19"/>
                <w:lang w:val="en-US"/>
              </w:rPr>
              <w:t xml:space="preserve"> </w:t>
            </w:r>
            <w:r>
              <w:rPr>
                <w:rFonts w:eastAsia="Times New Roman"/>
                <w:color w:val="000000"/>
                <w:szCs w:val="19"/>
                <w:lang w:val="en-US"/>
              </w:rPr>
              <w:t>one population measure vs relative distribution</w:t>
            </w:r>
          </w:p>
        </w:tc>
        <w:tc>
          <w:tcPr>
            <w:tcW w:w="2693" w:type="dxa"/>
            <w:tcBorders>
              <w:top w:val="nil"/>
              <w:left w:val="nil"/>
              <w:bottom w:val="nil"/>
              <w:right w:val="nil"/>
            </w:tcBorders>
            <w:shd w:val="clear" w:color="auto" w:fill="auto"/>
            <w:vAlign w:val="center"/>
          </w:tcPr>
          <w:p w14:paraId="61E5EC38" w14:textId="05793038" w:rsidR="00196156" w:rsidRPr="00F06E77" w:rsidRDefault="00196156" w:rsidP="00266AE1">
            <w:pPr>
              <w:spacing w:line="240" w:lineRule="auto"/>
              <w:jc w:val="center"/>
              <w:rPr>
                <w:rFonts w:eastAsia="Times New Roman"/>
                <w:color w:val="000000"/>
                <w:szCs w:val="19"/>
                <w:lang w:val="en-US"/>
              </w:rPr>
            </w:pPr>
            <w:r>
              <w:rPr>
                <w:rFonts w:eastAsia="Times New Roman"/>
                <w:color w:val="000000"/>
                <w:szCs w:val="19"/>
                <w:lang w:val="en-US"/>
              </w:rPr>
              <w:t>G</w:t>
            </w:r>
            <w:r w:rsidRPr="00F06E77">
              <w:rPr>
                <w:rFonts w:eastAsia="Times New Roman"/>
                <w:color w:val="000000"/>
                <w:szCs w:val="19"/>
                <w:lang w:val="en-US"/>
              </w:rPr>
              <w:t>ini</w:t>
            </w:r>
            <w:r>
              <w:rPr>
                <w:rFonts w:eastAsia="Times New Roman"/>
                <w:color w:val="000000"/>
                <w:szCs w:val="19"/>
                <w:lang w:val="en-US"/>
              </w:rPr>
              <w:t xml:space="preserve"> </w:t>
            </w:r>
            <w:r w:rsidRPr="00F06E77">
              <w:rPr>
                <w:rFonts w:eastAsia="Times New Roman"/>
                <w:color w:val="000000"/>
                <w:szCs w:val="19"/>
                <w:lang w:val="en-US"/>
              </w:rPr>
              <w:t>differences</w:t>
            </w:r>
            <w:r>
              <w:rPr>
                <w:rFonts w:eastAsia="Times New Roman"/>
                <w:color w:val="000000"/>
                <w:szCs w:val="19"/>
                <w:lang w:val="en-US"/>
              </w:rPr>
              <w:t xml:space="preserve"> (provided),</w:t>
            </w:r>
            <w:r w:rsidRPr="00F06E77">
              <w:rPr>
                <w:rFonts w:eastAsia="Times New Roman"/>
                <w:color w:val="000000"/>
                <w:szCs w:val="19"/>
                <w:lang w:val="en-US"/>
              </w:rPr>
              <w:t xml:space="preserve"> relative distribution</w:t>
            </w:r>
            <w:r>
              <w:rPr>
                <w:rFonts w:eastAsia="Times New Roman"/>
                <w:color w:val="000000"/>
                <w:szCs w:val="19"/>
                <w:lang w:val="en-US"/>
              </w:rPr>
              <w:t xml:space="preserve"> and polarization index</w:t>
            </w:r>
            <w:r w:rsidRPr="00F06E77">
              <w:rPr>
                <w:rFonts w:eastAsia="Times New Roman"/>
                <w:color w:val="000000"/>
                <w:szCs w:val="19"/>
                <w:lang w:val="en-US"/>
              </w:rPr>
              <w:t xml:space="preserve"> (own calculation</w:t>
            </w:r>
            <w:r>
              <w:rPr>
                <w:rFonts w:eastAsia="Times New Roman"/>
                <w:color w:val="000000"/>
                <w:szCs w:val="19"/>
                <w:lang w:val="en-US"/>
              </w:rPr>
              <w:t xml:space="preserve"> </w:t>
            </w:r>
            <w:r w:rsidR="00266AE1">
              <w:rPr>
                <w:rFonts w:eastAsia="Times New Roman"/>
                <w:color w:val="000000"/>
                <w:szCs w:val="19"/>
                <w:lang w:val="en-US"/>
              </w:rPr>
              <w:t>based on provided percentiles)</w:t>
            </w:r>
          </w:p>
        </w:tc>
        <w:tc>
          <w:tcPr>
            <w:tcW w:w="2204" w:type="dxa"/>
            <w:tcBorders>
              <w:top w:val="nil"/>
              <w:left w:val="nil"/>
              <w:bottom w:val="nil"/>
              <w:right w:val="nil"/>
            </w:tcBorders>
            <w:vAlign w:val="center"/>
          </w:tcPr>
          <w:p w14:paraId="4CA3FB75" w14:textId="77777777" w:rsidR="00196156" w:rsidRDefault="00196156" w:rsidP="00F22AFC">
            <w:pPr>
              <w:spacing w:line="240" w:lineRule="auto"/>
              <w:jc w:val="center"/>
              <w:rPr>
                <w:rFonts w:eastAsia="Times New Roman"/>
                <w:color w:val="000000"/>
                <w:szCs w:val="19"/>
                <w:lang w:val="en-US"/>
              </w:rPr>
            </w:pPr>
            <w:r>
              <w:rPr>
                <w:rFonts w:eastAsia="Times New Roman"/>
                <w:color w:val="000000"/>
                <w:szCs w:val="19"/>
                <w:lang w:val="en-US"/>
              </w:rPr>
              <w:t>FTA Key figures – all tax units – taxable income</w:t>
            </w:r>
          </w:p>
        </w:tc>
      </w:tr>
      <w:tr w:rsidR="00196156" w:rsidRPr="00D6131E" w14:paraId="6C2ED359" w14:textId="77777777" w:rsidTr="00F22AFC">
        <w:trPr>
          <w:trHeight w:val="765"/>
        </w:trPr>
        <w:tc>
          <w:tcPr>
            <w:tcW w:w="1716" w:type="dxa"/>
            <w:tcBorders>
              <w:top w:val="nil"/>
              <w:left w:val="nil"/>
              <w:bottom w:val="nil"/>
              <w:right w:val="nil"/>
            </w:tcBorders>
            <w:shd w:val="clear" w:color="auto" w:fill="auto"/>
            <w:noWrap/>
            <w:vAlign w:val="center"/>
            <w:hideMark/>
          </w:tcPr>
          <w:p w14:paraId="7906B6EA" w14:textId="77777777" w:rsidR="00196156" w:rsidRPr="00F06E77" w:rsidRDefault="00196156" w:rsidP="00F22AFC">
            <w:pPr>
              <w:spacing w:line="240" w:lineRule="auto"/>
              <w:jc w:val="center"/>
              <w:rPr>
                <w:rFonts w:eastAsia="Times New Roman"/>
                <w:color w:val="000000"/>
                <w:szCs w:val="19"/>
                <w:lang w:val="en-US"/>
              </w:rPr>
            </w:pPr>
            <w:r>
              <w:rPr>
                <w:rFonts w:eastAsia="Times New Roman"/>
                <w:color w:val="000000"/>
                <w:szCs w:val="19"/>
                <w:lang w:val="en-US"/>
              </w:rPr>
              <w:t>S</w:t>
            </w:r>
            <w:r w:rsidRPr="00F06E77">
              <w:rPr>
                <w:rFonts w:eastAsia="Times New Roman"/>
                <w:color w:val="000000"/>
                <w:szCs w:val="19"/>
                <w:lang w:val="en-US"/>
              </w:rPr>
              <w:t>tatistical units</w:t>
            </w:r>
          </w:p>
        </w:tc>
        <w:tc>
          <w:tcPr>
            <w:tcW w:w="2977" w:type="dxa"/>
            <w:tcBorders>
              <w:top w:val="nil"/>
              <w:left w:val="nil"/>
              <w:bottom w:val="nil"/>
              <w:right w:val="nil"/>
            </w:tcBorders>
            <w:shd w:val="clear" w:color="auto" w:fill="auto"/>
            <w:vAlign w:val="center"/>
            <w:hideMark/>
          </w:tcPr>
          <w:p w14:paraId="11A429F8" w14:textId="77777777" w:rsidR="00196156" w:rsidRPr="000E2F6C" w:rsidRDefault="00196156" w:rsidP="00F22AFC">
            <w:pPr>
              <w:pStyle w:val="ListParagraph"/>
              <w:numPr>
                <w:ilvl w:val="0"/>
                <w:numId w:val="10"/>
              </w:numPr>
              <w:spacing w:line="240" w:lineRule="auto"/>
              <w:jc w:val="center"/>
              <w:rPr>
                <w:rFonts w:eastAsia="Times New Roman"/>
                <w:color w:val="000000"/>
                <w:szCs w:val="19"/>
                <w:lang w:val="en-US"/>
              </w:rPr>
            </w:pPr>
            <w:r>
              <w:rPr>
                <w:rFonts w:eastAsia="Times New Roman"/>
                <w:color w:val="000000"/>
                <w:szCs w:val="19"/>
                <w:lang w:val="en-US"/>
              </w:rPr>
              <w:t>T</w:t>
            </w:r>
            <w:r w:rsidRPr="000E2F6C">
              <w:rPr>
                <w:rFonts w:eastAsia="Times New Roman"/>
                <w:color w:val="000000"/>
                <w:szCs w:val="19"/>
                <w:lang w:val="en-US"/>
              </w:rPr>
              <w:t>ax units vs households</w:t>
            </w:r>
          </w:p>
        </w:tc>
        <w:tc>
          <w:tcPr>
            <w:tcW w:w="2693" w:type="dxa"/>
            <w:tcBorders>
              <w:top w:val="nil"/>
              <w:left w:val="nil"/>
              <w:bottom w:val="nil"/>
              <w:right w:val="nil"/>
            </w:tcBorders>
            <w:shd w:val="clear" w:color="auto" w:fill="auto"/>
            <w:vAlign w:val="center"/>
            <w:hideMark/>
          </w:tcPr>
          <w:p w14:paraId="61EAC56A" w14:textId="77777777" w:rsidR="00196156" w:rsidRPr="00F06E77" w:rsidRDefault="00196156" w:rsidP="00F22AFC">
            <w:pPr>
              <w:spacing w:line="240" w:lineRule="auto"/>
              <w:jc w:val="center"/>
              <w:rPr>
                <w:rFonts w:eastAsia="Times New Roman"/>
                <w:color w:val="000000"/>
                <w:szCs w:val="19"/>
                <w:lang w:val="en-US"/>
              </w:rPr>
            </w:pPr>
            <w:r>
              <w:rPr>
                <w:rFonts w:eastAsia="Times New Roman"/>
                <w:color w:val="000000"/>
                <w:szCs w:val="19"/>
                <w:lang w:val="en-US"/>
              </w:rPr>
              <w:t>G</w:t>
            </w:r>
            <w:r w:rsidRPr="00F06E77">
              <w:rPr>
                <w:rFonts w:eastAsia="Times New Roman"/>
                <w:color w:val="000000"/>
                <w:szCs w:val="19"/>
                <w:lang w:val="en-US"/>
              </w:rPr>
              <w:t>ini differences,</w:t>
            </w:r>
            <w:r w:rsidRPr="00F06E77">
              <w:rPr>
                <w:rFonts w:eastAsia="Times New Roman"/>
                <w:color w:val="FF0000"/>
                <w:szCs w:val="19"/>
                <w:lang w:val="en-US"/>
              </w:rPr>
              <w:t xml:space="preserve"> </w:t>
            </w:r>
            <w:r w:rsidRPr="008F5BBC">
              <w:rPr>
                <w:rFonts w:eastAsia="Times New Roman"/>
                <w:color w:val="000000" w:themeColor="text1"/>
                <w:szCs w:val="19"/>
                <w:lang w:val="en-US"/>
              </w:rPr>
              <w:t xml:space="preserve">relative distribution </w:t>
            </w:r>
            <w:r>
              <w:rPr>
                <w:rFonts w:eastAsia="Times New Roman"/>
                <w:color w:val="000000"/>
                <w:szCs w:val="19"/>
                <w:lang w:val="en-US"/>
              </w:rPr>
              <w:t>(own calculation)</w:t>
            </w:r>
          </w:p>
        </w:tc>
        <w:tc>
          <w:tcPr>
            <w:tcW w:w="2204" w:type="dxa"/>
            <w:tcBorders>
              <w:top w:val="nil"/>
              <w:left w:val="nil"/>
              <w:bottom w:val="nil"/>
              <w:right w:val="nil"/>
            </w:tcBorders>
          </w:tcPr>
          <w:p w14:paraId="06A467CD" w14:textId="77777777" w:rsidR="00196156" w:rsidRDefault="00196156" w:rsidP="00F22AFC">
            <w:pPr>
              <w:spacing w:line="240" w:lineRule="auto"/>
              <w:jc w:val="center"/>
              <w:rPr>
                <w:rFonts w:eastAsia="Times New Roman"/>
                <w:color w:val="000000"/>
                <w:szCs w:val="19"/>
                <w:lang w:val="en-US"/>
              </w:rPr>
            </w:pPr>
            <w:r>
              <w:rPr>
                <w:rFonts w:eastAsia="Times New Roman"/>
                <w:color w:val="000000"/>
                <w:szCs w:val="19"/>
                <w:lang w:val="en-US"/>
              </w:rPr>
              <w:t>Micro</w:t>
            </w:r>
            <w:r w:rsidRPr="00F06E77">
              <w:rPr>
                <w:rFonts w:eastAsia="Times New Roman"/>
                <w:color w:val="000000"/>
                <w:szCs w:val="19"/>
                <w:lang w:val="en-US"/>
              </w:rPr>
              <w:t xml:space="preserve"> tax data from Canton Berne</w:t>
            </w:r>
            <w:r>
              <w:rPr>
                <w:rFonts w:eastAsia="Times New Roman"/>
                <w:color w:val="000000"/>
                <w:szCs w:val="19"/>
                <w:lang w:val="en-US"/>
              </w:rPr>
              <w:t xml:space="preserve"> –all tax units - taxable income</w:t>
            </w:r>
          </w:p>
        </w:tc>
      </w:tr>
      <w:tr w:rsidR="00196156" w:rsidRPr="00D6131E" w14:paraId="2A297CF1" w14:textId="77777777" w:rsidTr="00F22AFC">
        <w:trPr>
          <w:trHeight w:val="1530"/>
        </w:trPr>
        <w:tc>
          <w:tcPr>
            <w:tcW w:w="1716" w:type="dxa"/>
            <w:tcBorders>
              <w:top w:val="nil"/>
              <w:left w:val="nil"/>
              <w:bottom w:val="nil"/>
              <w:right w:val="nil"/>
            </w:tcBorders>
            <w:shd w:val="clear" w:color="auto" w:fill="auto"/>
            <w:noWrap/>
            <w:vAlign w:val="center"/>
            <w:hideMark/>
          </w:tcPr>
          <w:p w14:paraId="5B6F0028" w14:textId="74F8E0A5" w:rsidR="00196156" w:rsidRPr="00F06E77" w:rsidRDefault="00972EBB" w:rsidP="00F22AFC">
            <w:pPr>
              <w:spacing w:line="240" w:lineRule="auto"/>
              <w:jc w:val="center"/>
              <w:rPr>
                <w:rFonts w:eastAsia="Times New Roman"/>
                <w:color w:val="000000"/>
                <w:szCs w:val="19"/>
                <w:lang w:val="en-US"/>
              </w:rPr>
            </w:pPr>
            <w:r>
              <w:rPr>
                <w:rFonts w:eastAsia="Times New Roman"/>
                <w:color w:val="000000"/>
                <w:szCs w:val="19"/>
                <w:lang w:val="en-US"/>
              </w:rPr>
              <w:t>Population coverage</w:t>
            </w:r>
          </w:p>
        </w:tc>
        <w:tc>
          <w:tcPr>
            <w:tcW w:w="2977" w:type="dxa"/>
            <w:tcBorders>
              <w:top w:val="nil"/>
              <w:left w:val="nil"/>
              <w:bottom w:val="nil"/>
              <w:right w:val="nil"/>
            </w:tcBorders>
            <w:shd w:val="clear" w:color="auto" w:fill="auto"/>
            <w:vAlign w:val="center"/>
          </w:tcPr>
          <w:p w14:paraId="4C65DE10" w14:textId="482A8B58" w:rsidR="00196156" w:rsidRPr="000E2F6C" w:rsidRDefault="00972EBB" w:rsidP="00F22AFC">
            <w:pPr>
              <w:pStyle w:val="ListParagraph"/>
              <w:numPr>
                <w:ilvl w:val="0"/>
                <w:numId w:val="10"/>
              </w:numPr>
              <w:spacing w:line="240" w:lineRule="auto"/>
              <w:jc w:val="center"/>
              <w:rPr>
                <w:rFonts w:eastAsia="Times New Roman"/>
                <w:color w:val="000000"/>
                <w:szCs w:val="19"/>
                <w:lang w:val="en-US"/>
              </w:rPr>
            </w:pPr>
            <w:r>
              <w:rPr>
                <w:rFonts w:eastAsia="Times New Roman"/>
                <w:color w:val="000000"/>
                <w:szCs w:val="19"/>
                <w:lang w:val="en-US"/>
              </w:rPr>
              <w:t>Population coverage</w:t>
            </w:r>
            <w:r w:rsidR="00196156">
              <w:rPr>
                <w:rFonts w:eastAsia="Times New Roman"/>
                <w:color w:val="000000"/>
                <w:szCs w:val="19"/>
                <w:lang w:val="en-US"/>
              </w:rPr>
              <w:t xml:space="preserve"> with tax data compared to survey data</w:t>
            </w:r>
          </w:p>
        </w:tc>
        <w:tc>
          <w:tcPr>
            <w:tcW w:w="2693" w:type="dxa"/>
            <w:tcBorders>
              <w:top w:val="nil"/>
              <w:left w:val="nil"/>
              <w:bottom w:val="nil"/>
              <w:right w:val="nil"/>
            </w:tcBorders>
            <w:shd w:val="clear" w:color="auto" w:fill="auto"/>
            <w:vAlign w:val="center"/>
          </w:tcPr>
          <w:p w14:paraId="7B04FC5A" w14:textId="77777777" w:rsidR="00196156" w:rsidRPr="00F06E77" w:rsidRDefault="00196156" w:rsidP="00F22AFC">
            <w:pPr>
              <w:spacing w:line="240" w:lineRule="auto"/>
              <w:jc w:val="center"/>
              <w:rPr>
                <w:rFonts w:eastAsia="Times New Roman"/>
                <w:color w:val="000000"/>
                <w:szCs w:val="19"/>
                <w:lang w:val="en-US"/>
              </w:rPr>
            </w:pPr>
            <w:r w:rsidRPr="00F06E77">
              <w:rPr>
                <w:rFonts w:eastAsia="Times New Roman"/>
                <w:color w:val="000000"/>
                <w:szCs w:val="19"/>
                <w:lang w:val="en-US"/>
              </w:rPr>
              <w:t xml:space="preserve">Gini differences, relative </w:t>
            </w:r>
            <w:r>
              <w:rPr>
                <w:rFonts w:eastAsia="Times New Roman"/>
                <w:color w:val="000000"/>
                <w:szCs w:val="19"/>
                <w:lang w:val="en-US"/>
              </w:rPr>
              <w:t>distribution (own calculation)</w:t>
            </w:r>
          </w:p>
        </w:tc>
        <w:tc>
          <w:tcPr>
            <w:tcW w:w="2204" w:type="dxa"/>
            <w:tcBorders>
              <w:top w:val="nil"/>
              <w:left w:val="nil"/>
              <w:bottom w:val="nil"/>
              <w:right w:val="nil"/>
            </w:tcBorders>
          </w:tcPr>
          <w:p w14:paraId="09520228" w14:textId="77777777" w:rsidR="00196156" w:rsidRPr="00F06E77" w:rsidRDefault="00196156" w:rsidP="00F22AFC">
            <w:pPr>
              <w:spacing w:line="240" w:lineRule="auto"/>
              <w:jc w:val="center"/>
              <w:rPr>
                <w:rFonts w:eastAsia="Times New Roman"/>
                <w:color w:val="000000"/>
                <w:szCs w:val="19"/>
                <w:lang w:val="en-US"/>
              </w:rPr>
            </w:pPr>
            <w:r>
              <w:rPr>
                <w:rFonts w:eastAsia="Times New Roman"/>
                <w:color w:val="000000"/>
                <w:szCs w:val="19"/>
                <w:lang w:val="en-US"/>
              </w:rPr>
              <w:t>Micro</w:t>
            </w:r>
            <w:r w:rsidRPr="00F06E77">
              <w:rPr>
                <w:rFonts w:eastAsia="Times New Roman"/>
                <w:color w:val="000000"/>
                <w:szCs w:val="19"/>
                <w:lang w:val="en-US"/>
              </w:rPr>
              <w:t xml:space="preserve"> tax data from Canton Berne and </w:t>
            </w:r>
            <w:r>
              <w:rPr>
                <w:rFonts w:eastAsia="Times New Roman"/>
                <w:color w:val="000000"/>
                <w:szCs w:val="19"/>
                <w:lang w:val="en-US"/>
              </w:rPr>
              <w:t xml:space="preserve">subsample for Berne from Household Budget Survey – primary income </w:t>
            </w:r>
          </w:p>
        </w:tc>
      </w:tr>
      <w:tr w:rsidR="00196156" w:rsidRPr="00D6131E" w14:paraId="26AF3B74" w14:textId="77777777" w:rsidTr="00F22AFC">
        <w:trPr>
          <w:trHeight w:val="1320"/>
        </w:trPr>
        <w:tc>
          <w:tcPr>
            <w:tcW w:w="1716" w:type="dxa"/>
            <w:tcBorders>
              <w:top w:val="nil"/>
              <w:left w:val="nil"/>
              <w:bottom w:val="nil"/>
              <w:right w:val="nil"/>
            </w:tcBorders>
            <w:shd w:val="clear" w:color="auto" w:fill="auto"/>
            <w:noWrap/>
            <w:vAlign w:val="bottom"/>
            <w:hideMark/>
          </w:tcPr>
          <w:p w14:paraId="14AAFD2C" w14:textId="77777777" w:rsidR="00196156" w:rsidRPr="00F06E77" w:rsidRDefault="00196156" w:rsidP="00F22AFC">
            <w:pPr>
              <w:spacing w:line="240" w:lineRule="auto"/>
              <w:rPr>
                <w:rFonts w:eastAsia="Times New Roman"/>
                <w:color w:val="000000"/>
                <w:szCs w:val="19"/>
                <w:lang w:val="en-US"/>
              </w:rPr>
            </w:pPr>
          </w:p>
        </w:tc>
        <w:tc>
          <w:tcPr>
            <w:tcW w:w="2977" w:type="dxa"/>
            <w:tcBorders>
              <w:top w:val="nil"/>
              <w:left w:val="nil"/>
              <w:bottom w:val="nil"/>
              <w:right w:val="nil"/>
            </w:tcBorders>
            <w:shd w:val="clear" w:color="auto" w:fill="auto"/>
            <w:vAlign w:val="center"/>
            <w:hideMark/>
          </w:tcPr>
          <w:p w14:paraId="7EBF4FBB" w14:textId="77777777" w:rsidR="00196156" w:rsidRPr="000E2F6C" w:rsidRDefault="00196156" w:rsidP="00F22AFC">
            <w:pPr>
              <w:pStyle w:val="ListParagraph"/>
              <w:numPr>
                <w:ilvl w:val="0"/>
                <w:numId w:val="10"/>
              </w:numPr>
              <w:spacing w:line="240" w:lineRule="auto"/>
              <w:jc w:val="center"/>
              <w:rPr>
                <w:rFonts w:eastAsia="Times New Roman"/>
                <w:color w:val="000000"/>
                <w:szCs w:val="19"/>
                <w:lang w:val="en-US"/>
              </w:rPr>
            </w:pPr>
            <w:r>
              <w:rPr>
                <w:rFonts w:eastAsia="Times New Roman"/>
                <w:color w:val="000000"/>
                <w:szCs w:val="19"/>
                <w:lang w:val="en-US"/>
              </w:rPr>
              <w:t>Influence of s</w:t>
            </w:r>
            <w:r w:rsidRPr="000E2F6C">
              <w:rPr>
                <w:rFonts w:eastAsia="Times New Roman"/>
                <w:color w:val="000000"/>
                <w:szCs w:val="19"/>
                <w:lang w:val="en-US"/>
              </w:rPr>
              <w:t xml:space="preserve">pecial </w:t>
            </w:r>
            <w:r w:rsidRPr="00694009">
              <w:rPr>
                <w:rFonts w:eastAsia="Times New Roman"/>
                <w:color w:val="000000"/>
                <w:szCs w:val="19"/>
                <w:lang w:val="en-US"/>
              </w:rPr>
              <w:t>tax subjects</w:t>
            </w:r>
          </w:p>
        </w:tc>
        <w:tc>
          <w:tcPr>
            <w:tcW w:w="2693" w:type="dxa"/>
            <w:tcBorders>
              <w:top w:val="nil"/>
              <w:left w:val="nil"/>
              <w:bottom w:val="nil"/>
              <w:right w:val="nil"/>
            </w:tcBorders>
            <w:shd w:val="clear" w:color="auto" w:fill="auto"/>
            <w:vAlign w:val="center"/>
            <w:hideMark/>
          </w:tcPr>
          <w:p w14:paraId="0C62B578" w14:textId="77777777" w:rsidR="00196156" w:rsidRPr="00F06E77" w:rsidRDefault="00196156" w:rsidP="00F22AFC">
            <w:pPr>
              <w:spacing w:line="240" w:lineRule="auto"/>
              <w:jc w:val="center"/>
              <w:rPr>
                <w:rFonts w:eastAsia="Times New Roman"/>
                <w:color w:val="000000"/>
                <w:szCs w:val="19"/>
                <w:lang w:val="en-US"/>
              </w:rPr>
            </w:pPr>
            <w:r w:rsidRPr="00F06E77">
              <w:rPr>
                <w:rFonts w:eastAsia="Times New Roman"/>
                <w:color w:val="000000"/>
                <w:szCs w:val="19"/>
                <w:lang w:val="en-US"/>
              </w:rPr>
              <w:t xml:space="preserve">Gini differences, </w:t>
            </w:r>
            <w:r>
              <w:rPr>
                <w:rFonts w:eastAsia="Times New Roman"/>
                <w:color w:val="000000"/>
                <w:szCs w:val="19"/>
                <w:lang w:val="en-US"/>
              </w:rPr>
              <w:t>r</w:t>
            </w:r>
            <w:r w:rsidRPr="00F06E77">
              <w:rPr>
                <w:rFonts w:eastAsia="Times New Roman"/>
                <w:color w:val="000000"/>
                <w:szCs w:val="19"/>
                <w:lang w:val="en-US"/>
              </w:rPr>
              <w:t>elative distribution</w:t>
            </w:r>
            <w:r>
              <w:rPr>
                <w:rFonts w:eastAsia="Times New Roman"/>
                <w:color w:val="000000"/>
                <w:szCs w:val="19"/>
                <w:lang w:val="en-US"/>
              </w:rPr>
              <w:t xml:space="preserve"> (own calculation</w:t>
            </w:r>
            <w:r w:rsidRPr="00F06E77">
              <w:rPr>
                <w:rFonts w:eastAsia="Times New Roman"/>
                <w:color w:val="000000"/>
                <w:szCs w:val="19"/>
                <w:lang w:val="en-US"/>
              </w:rPr>
              <w:t xml:space="preserve"> </w:t>
            </w:r>
            <w:r>
              <w:rPr>
                <w:rFonts w:eastAsia="Times New Roman"/>
                <w:color w:val="000000"/>
                <w:szCs w:val="19"/>
                <w:lang w:val="en-US"/>
              </w:rPr>
              <w:t xml:space="preserve">partly </w:t>
            </w:r>
            <w:r w:rsidRPr="00F06E77">
              <w:rPr>
                <w:rFonts w:eastAsia="Times New Roman"/>
                <w:color w:val="000000"/>
                <w:szCs w:val="19"/>
                <w:lang w:val="en-US"/>
              </w:rPr>
              <w:t>based on</w:t>
            </w:r>
            <w:r>
              <w:rPr>
                <w:rFonts w:eastAsia="Times New Roman"/>
                <w:color w:val="000000"/>
                <w:szCs w:val="19"/>
                <w:lang w:val="en-US"/>
              </w:rPr>
              <w:t xml:space="preserve"> provided</w:t>
            </w:r>
            <w:r w:rsidRPr="00F06E77">
              <w:rPr>
                <w:rFonts w:eastAsia="Times New Roman"/>
                <w:color w:val="000000"/>
                <w:szCs w:val="19"/>
                <w:lang w:val="en-US"/>
              </w:rPr>
              <w:t xml:space="preserve"> percentiles</w:t>
            </w:r>
            <w:r>
              <w:rPr>
                <w:rFonts w:eastAsia="Times New Roman"/>
                <w:color w:val="000000"/>
                <w:szCs w:val="19"/>
                <w:lang w:val="en-US"/>
              </w:rPr>
              <w:t>)</w:t>
            </w:r>
            <w:r w:rsidRPr="00F06E77">
              <w:rPr>
                <w:rFonts w:eastAsia="Times New Roman"/>
                <w:color w:val="000000"/>
                <w:szCs w:val="19"/>
                <w:lang w:val="en-US"/>
              </w:rPr>
              <w:t xml:space="preserve"> </w:t>
            </w:r>
          </w:p>
        </w:tc>
        <w:tc>
          <w:tcPr>
            <w:tcW w:w="2204" w:type="dxa"/>
            <w:tcBorders>
              <w:top w:val="nil"/>
              <w:left w:val="nil"/>
              <w:bottom w:val="nil"/>
              <w:right w:val="nil"/>
            </w:tcBorders>
            <w:vAlign w:val="center"/>
          </w:tcPr>
          <w:p w14:paraId="41D86BE0" w14:textId="77777777" w:rsidR="00196156" w:rsidRDefault="00196156" w:rsidP="00F22AFC">
            <w:pPr>
              <w:spacing w:line="240" w:lineRule="auto"/>
              <w:jc w:val="center"/>
              <w:rPr>
                <w:rFonts w:eastAsia="Times New Roman"/>
                <w:color w:val="000000"/>
                <w:szCs w:val="19"/>
                <w:lang w:val="en-US"/>
              </w:rPr>
            </w:pPr>
            <w:r>
              <w:rPr>
                <w:rFonts w:eastAsia="Times New Roman"/>
                <w:color w:val="000000"/>
                <w:szCs w:val="19"/>
                <w:lang w:val="en-US"/>
              </w:rPr>
              <w:t>Aggregated FTA tax statistics and FTA Key figures – all tax units – taxable income</w:t>
            </w:r>
          </w:p>
        </w:tc>
      </w:tr>
      <w:tr w:rsidR="00196156" w:rsidRPr="00D6131E" w14:paraId="19D4915B" w14:textId="77777777" w:rsidTr="00F22AFC">
        <w:trPr>
          <w:trHeight w:val="1260"/>
        </w:trPr>
        <w:tc>
          <w:tcPr>
            <w:tcW w:w="1716" w:type="dxa"/>
            <w:tcBorders>
              <w:top w:val="nil"/>
              <w:left w:val="nil"/>
              <w:bottom w:val="double" w:sz="6" w:space="0" w:color="auto"/>
              <w:right w:val="nil"/>
            </w:tcBorders>
            <w:shd w:val="clear" w:color="auto" w:fill="auto"/>
            <w:noWrap/>
            <w:vAlign w:val="bottom"/>
            <w:hideMark/>
          </w:tcPr>
          <w:p w14:paraId="2B88AB22" w14:textId="77777777" w:rsidR="00196156" w:rsidRPr="00F06E77" w:rsidRDefault="00196156" w:rsidP="00F22AFC">
            <w:pPr>
              <w:spacing w:line="240" w:lineRule="auto"/>
              <w:rPr>
                <w:rFonts w:eastAsia="Times New Roman"/>
                <w:color w:val="000000"/>
                <w:szCs w:val="19"/>
                <w:lang w:val="en-US"/>
              </w:rPr>
            </w:pPr>
          </w:p>
        </w:tc>
        <w:tc>
          <w:tcPr>
            <w:tcW w:w="2977" w:type="dxa"/>
            <w:tcBorders>
              <w:top w:val="nil"/>
              <w:left w:val="nil"/>
              <w:bottom w:val="double" w:sz="6" w:space="0" w:color="auto"/>
              <w:right w:val="nil"/>
            </w:tcBorders>
            <w:shd w:val="clear" w:color="auto" w:fill="auto"/>
            <w:vAlign w:val="center"/>
          </w:tcPr>
          <w:p w14:paraId="3519F099" w14:textId="77777777" w:rsidR="00196156" w:rsidRPr="000E2F6C" w:rsidRDefault="00196156" w:rsidP="00F22AFC">
            <w:pPr>
              <w:pStyle w:val="ListParagraph"/>
              <w:numPr>
                <w:ilvl w:val="0"/>
                <w:numId w:val="10"/>
              </w:numPr>
              <w:spacing w:line="240" w:lineRule="auto"/>
              <w:jc w:val="center"/>
              <w:rPr>
                <w:rFonts w:eastAsia="Times New Roman"/>
                <w:color w:val="000000"/>
                <w:szCs w:val="19"/>
                <w:lang w:val="en-US"/>
              </w:rPr>
            </w:pPr>
            <w:r>
              <w:rPr>
                <w:rFonts w:eastAsia="Times New Roman"/>
                <w:color w:val="000000"/>
                <w:szCs w:val="19"/>
                <w:lang w:val="en-US"/>
              </w:rPr>
              <w:t>Influence of n</w:t>
            </w:r>
            <w:r w:rsidRPr="000E2F6C">
              <w:rPr>
                <w:rFonts w:eastAsia="Times New Roman"/>
                <w:color w:val="000000"/>
                <w:szCs w:val="19"/>
                <w:lang w:val="en-US"/>
              </w:rPr>
              <w:t>on-taxed</w:t>
            </w:r>
          </w:p>
        </w:tc>
        <w:tc>
          <w:tcPr>
            <w:tcW w:w="2693" w:type="dxa"/>
            <w:tcBorders>
              <w:top w:val="nil"/>
              <w:left w:val="nil"/>
              <w:bottom w:val="double" w:sz="6" w:space="0" w:color="auto"/>
              <w:right w:val="nil"/>
            </w:tcBorders>
            <w:shd w:val="clear" w:color="auto" w:fill="auto"/>
            <w:vAlign w:val="center"/>
          </w:tcPr>
          <w:p w14:paraId="3F2FEEBB" w14:textId="77777777" w:rsidR="00196156" w:rsidRPr="00A4433C" w:rsidRDefault="00196156" w:rsidP="00F22AFC">
            <w:pPr>
              <w:spacing w:line="240" w:lineRule="auto"/>
              <w:jc w:val="center"/>
              <w:rPr>
                <w:rFonts w:eastAsia="Times New Roman"/>
                <w:color w:val="000000"/>
                <w:szCs w:val="19"/>
                <w:lang w:val="en-US"/>
              </w:rPr>
            </w:pPr>
            <w:r>
              <w:rPr>
                <w:rFonts w:eastAsia="Times New Roman"/>
                <w:color w:val="000000"/>
                <w:szCs w:val="19"/>
                <w:lang w:val="en-US"/>
              </w:rPr>
              <w:t>Time series of Gini coefficients (own calculation)</w:t>
            </w:r>
          </w:p>
        </w:tc>
        <w:tc>
          <w:tcPr>
            <w:tcW w:w="2204" w:type="dxa"/>
            <w:tcBorders>
              <w:top w:val="nil"/>
              <w:left w:val="nil"/>
              <w:bottom w:val="double" w:sz="6" w:space="0" w:color="auto"/>
              <w:right w:val="nil"/>
            </w:tcBorders>
            <w:vAlign w:val="center"/>
          </w:tcPr>
          <w:p w14:paraId="2CE64AE9" w14:textId="77777777" w:rsidR="00196156" w:rsidRDefault="00196156" w:rsidP="00F22AFC">
            <w:pPr>
              <w:spacing w:line="240" w:lineRule="auto"/>
              <w:jc w:val="center"/>
              <w:rPr>
                <w:rFonts w:eastAsia="Times New Roman"/>
                <w:color w:val="000000"/>
                <w:szCs w:val="19"/>
                <w:lang w:val="en-US"/>
              </w:rPr>
            </w:pPr>
            <w:r>
              <w:rPr>
                <w:rFonts w:eastAsia="Times New Roman"/>
                <w:color w:val="000000"/>
                <w:szCs w:val="19"/>
                <w:lang w:val="en-US"/>
              </w:rPr>
              <w:t>Aggregated FTA tax statistics – normal cases with and without non-taxed – taxable income</w:t>
            </w:r>
          </w:p>
        </w:tc>
      </w:tr>
    </w:tbl>
    <w:p w14:paraId="7BC719D4" w14:textId="77777777" w:rsidR="00196156" w:rsidRDefault="00196156">
      <w:pPr>
        <w:spacing w:line="240" w:lineRule="auto"/>
        <w:rPr>
          <w:lang w:val="en-US"/>
        </w:rPr>
      </w:pPr>
    </w:p>
    <w:p w14:paraId="4C9D9493" w14:textId="77777777" w:rsidR="00B14648" w:rsidRDefault="00B14648">
      <w:pPr>
        <w:spacing w:line="240" w:lineRule="auto"/>
        <w:rPr>
          <w:lang w:val="en-US"/>
        </w:rPr>
      </w:pPr>
      <w:r>
        <w:rPr>
          <w:lang w:val="en-US"/>
        </w:rPr>
        <w:br w:type="page"/>
      </w:r>
    </w:p>
    <w:p w14:paraId="54599D00" w14:textId="77777777" w:rsidR="00511D21" w:rsidRPr="00511D21" w:rsidRDefault="00511D21" w:rsidP="003779D0">
      <w:pPr>
        <w:pStyle w:val="Heading1"/>
      </w:pPr>
      <w:bookmarkStart w:id="348" w:name="_Toc406505805"/>
      <w:r w:rsidRPr="00511D21">
        <w:lastRenderedPageBreak/>
        <w:t>Literaturverzeichnis</w:t>
      </w:r>
      <w:bookmarkEnd w:id="348"/>
    </w:p>
    <w:p w14:paraId="78A3C03A" w14:textId="77777777" w:rsidR="00542029" w:rsidRPr="00542029" w:rsidRDefault="00542029" w:rsidP="00542029">
      <w:pPr>
        <w:spacing w:line="480" w:lineRule="auto"/>
        <w:ind w:hanging="480"/>
        <w:rPr>
          <w:rFonts w:ascii="Times New Roman" w:eastAsia="Times New Roman" w:hAnsi="Times New Roman"/>
          <w:sz w:val="24"/>
          <w:szCs w:val="24"/>
          <w:lang w:val="en-US"/>
        </w:rPr>
      </w:pPr>
      <w:proofErr w:type="spellStart"/>
      <w:proofErr w:type="gramStart"/>
      <w:r w:rsidRPr="00542029">
        <w:rPr>
          <w:rFonts w:ascii="Times New Roman" w:eastAsia="Times New Roman" w:hAnsi="Times New Roman"/>
          <w:sz w:val="24"/>
          <w:szCs w:val="24"/>
          <w:lang w:val="en-US"/>
        </w:rPr>
        <w:t>Alvaredo</w:t>
      </w:r>
      <w:proofErr w:type="spellEnd"/>
      <w:r w:rsidRPr="00542029">
        <w:rPr>
          <w:rFonts w:ascii="Times New Roman" w:eastAsia="Times New Roman" w:hAnsi="Times New Roman"/>
          <w:sz w:val="24"/>
          <w:szCs w:val="24"/>
          <w:lang w:val="en-US"/>
        </w:rPr>
        <w:t xml:space="preserve">, F., Atkinson, A. B., Piketty, T., &amp; </w:t>
      </w:r>
      <w:proofErr w:type="spellStart"/>
      <w:r w:rsidRPr="00542029">
        <w:rPr>
          <w:rFonts w:ascii="Times New Roman" w:eastAsia="Times New Roman" w:hAnsi="Times New Roman"/>
          <w:sz w:val="24"/>
          <w:szCs w:val="24"/>
          <w:lang w:val="en-US"/>
        </w:rPr>
        <w:t>Saez</w:t>
      </w:r>
      <w:proofErr w:type="spellEnd"/>
      <w:r w:rsidRPr="00542029">
        <w:rPr>
          <w:rFonts w:ascii="Times New Roman" w:eastAsia="Times New Roman" w:hAnsi="Times New Roman"/>
          <w:sz w:val="24"/>
          <w:szCs w:val="24"/>
          <w:lang w:val="en-US"/>
        </w:rPr>
        <w:t>, E. (2013).</w:t>
      </w:r>
      <w:proofErr w:type="gramEnd"/>
      <w:r w:rsidRPr="00542029">
        <w:rPr>
          <w:rFonts w:ascii="Times New Roman" w:eastAsia="Times New Roman" w:hAnsi="Times New Roman"/>
          <w:sz w:val="24"/>
          <w:szCs w:val="24"/>
          <w:lang w:val="en-US"/>
        </w:rPr>
        <w:t xml:space="preserve"> </w:t>
      </w:r>
      <w:proofErr w:type="gramStart"/>
      <w:r w:rsidRPr="00542029">
        <w:rPr>
          <w:rFonts w:ascii="Times New Roman" w:eastAsia="Times New Roman" w:hAnsi="Times New Roman"/>
          <w:sz w:val="24"/>
          <w:szCs w:val="24"/>
          <w:lang w:val="en-US"/>
        </w:rPr>
        <w:t>The Top 1 Percent in International and Historical Perspective.</w:t>
      </w:r>
      <w:proofErr w:type="gramEnd"/>
      <w:r w:rsidRPr="00542029">
        <w:rPr>
          <w:rFonts w:ascii="Times New Roman" w:eastAsia="Times New Roman" w:hAnsi="Times New Roman"/>
          <w:sz w:val="24"/>
          <w:szCs w:val="24"/>
          <w:lang w:val="en-US"/>
        </w:rPr>
        <w:t xml:space="preserve"> </w:t>
      </w:r>
      <w:r w:rsidRPr="00542029">
        <w:rPr>
          <w:rFonts w:ascii="Times New Roman" w:eastAsia="Times New Roman" w:hAnsi="Times New Roman"/>
          <w:i/>
          <w:iCs/>
          <w:sz w:val="24"/>
          <w:szCs w:val="24"/>
          <w:lang w:val="en-US"/>
        </w:rPr>
        <w:t>Journal of Economic Perspectives</w:t>
      </w:r>
      <w:r w:rsidRPr="00542029">
        <w:rPr>
          <w:rFonts w:ascii="Times New Roman" w:eastAsia="Times New Roman" w:hAnsi="Times New Roman"/>
          <w:sz w:val="24"/>
          <w:szCs w:val="24"/>
          <w:lang w:val="en-US"/>
        </w:rPr>
        <w:t xml:space="preserve">, </w:t>
      </w:r>
      <w:r w:rsidRPr="00542029">
        <w:rPr>
          <w:rFonts w:ascii="Times New Roman" w:eastAsia="Times New Roman" w:hAnsi="Times New Roman"/>
          <w:i/>
          <w:iCs/>
          <w:sz w:val="24"/>
          <w:szCs w:val="24"/>
          <w:lang w:val="en-US"/>
        </w:rPr>
        <w:t>27</w:t>
      </w:r>
      <w:r w:rsidRPr="00542029">
        <w:rPr>
          <w:rFonts w:ascii="Times New Roman" w:eastAsia="Times New Roman" w:hAnsi="Times New Roman"/>
          <w:sz w:val="24"/>
          <w:szCs w:val="24"/>
          <w:lang w:val="en-US"/>
        </w:rPr>
        <w:t>(3), 3–20.</w:t>
      </w:r>
    </w:p>
    <w:p w14:paraId="3D127B8A" w14:textId="77777777" w:rsidR="00542029" w:rsidRDefault="00542029" w:rsidP="00542029">
      <w:pPr>
        <w:spacing w:line="480" w:lineRule="auto"/>
        <w:ind w:hanging="480"/>
        <w:rPr>
          <w:rFonts w:ascii="Times New Roman" w:eastAsia="Times New Roman" w:hAnsi="Times New Roman"/>
          <w:sz w:val="24"/>
          <w:szCs w:val="24"/>
          <w:lang w:val="en-US"/>
        </w:rPr>
      </w:pPr>
      <w:proofErr w:type="spellStart"/>
      <w:proofErr w:type="gramStart"/>
      <w:r w:rsidRPr="00542029">
        <w:rPr>
          <w:rFonts w:ascii="Times New Roman" w:eastAsia="Times New Roman" w:hAnsi="Times New Roman"/>
          <w:sz w:val="24"/>
          <w:szCs w:val="24"/>
          <w:lang w:val="en-US"/>
        </w:rPr>
        <w:t>Alvaredo</w:t>
      </w:r>
      <w:proofErr w:type="spellEnd"/>
      <w:r w:rsidRPr="00542029">
        <w:rPr>
          <w:rFonts w:ascii="Times New Roman" w:eastAsia="Times New Roman" w:hAnsi="Times New Roman"/>
          <w:sz w:val="24"/>
          <w:szCs w:val="24"/>
          <w:lang w:val="en-US"/>
        </w:rPr>
        <w:t xml:space="preserve">, F., &amp; </w:t>
      </w:r>
      <w:proofErr w:type="spellStart"/>
      <w:r w:rsidRPr="00542029">
        <w:rPr>
          <w:rFonts w:ascii="Times New Roman" w:eastAsia="Times New Roman" w:hAnsi="Times New Roman"/>
          <w:sz w:val="24"/>
          <w:szCs w:val="24"/>
          <w:lang w:val="en-US"/>
        </w:rPr>
        <w:t>Saez</w:t>
      </w:r>
      <w:proofErr w:type="spellEnd"/>
      <w:r w:rsidRPr="00542029">
        <w:rPr>
          <w:rFonts w:ascii="Times New Roman" w:eastAsia="Times New Roman" w:hAnsi="Times New Roman"/>
          <w:sz w:val="24"/>
          <w:szCs w:val="24"/>
          <w:lang w:val="en-US"/>
        </w:rPr>
        <w:t>, E. (2009).</w:t>
      </w:r>
      <w:proofErr w:type="gramEnd"/>
      <w:r w:rsidRPr="00542029">
        <w:rPr>
          <w:rFonts w:ascii="Times New Roman" w:eastAsia="Times New Roman" w:hAnsi="Times New Roman"/>
          <w:sz w:val="24"/>
          <w:szCs w:val="24"/>
          <w:lang w:val="en-US"/>
        </w:rPr>
        <w:t xml:space="preserve"> </w:t>
      </w:r>
      <w:proofErr w:type="gramStart"/>
      <w:r w:rsidRPr="00542029">
        <w:rPr>
          <w:rFonts w:ascii="Times New Roman" w:eastAsia="Times New Roman" w:hAnsi="Times New Roman"/>
          <w:sz w:val="24"/>
          <w:szCs w:val="24"/>
          <w:lang w:val="en-US"/>
        </w:rPr>
        <w:t>Income and Wealth Concentration in Spain from a Historical and Fiscal Perspective.</w:t>
      </w:r>
      <w:proofErr w:type="gramEnd"/>
      <w:r w:rsidRPr="00542029">
        <w:rPr>
          <w:rFonts w:ascii="Times New Roman" w:eastAsia="Times New Roman" w:hAnsi="Times New Roman"/>
          <w:sz w:val="24"/>
          <w:szCs w:val="24"/>
          <w:lang w:val="en-US"/>
        </w:rPr>
        <w:t xml:space="preserve"> </w:t>
      </w:r>
      <w:r w:rsidRPr="00542029">
        <w:rPr>
          <w:rFonts w:ascii="Times New Roman" w:eastAsia="Times New Roman" w:hAnsi="Times New Roman"/>
          <w:i/>
          <w:iCs/>
          <w:sz w:val="24"/>
          <w:szCs w:val="24"/>
          <w:lang w:val="en-US"/>
        </w:rPr>
        <w:t>Journal of the European Economic Association</w:t>
      </w:r>
      <w:r w:rsidRPr="00542029">
        <w:rPr>
          <w:rFonts w:ascii="Times New Roman" w:eastAsia="Times New Roman" w:hAnsi="Times New Roman"/>
          <w:sz w:val="24"/>
          <w:szCs w:val="24"/>
          <w:lang w:val="en-US"/>
        </w:rPr>
        <w:t xml:space="preserve">, </w:t>
      </w:r>
      <w:r w:rsidRPr="00542029">
        <w:rPr>
          <w:rFonts w:ascii="Times New Roman" w:eastAsia="Times New Roman" w:hAnsi="Times New Roman"/>
          <w:i/>
          <w:iCs/>
          <w:sz w:val="24"/>
          <w:szCs w:val="24"/>
          <w:lang w:val="en-US"/>
        </w:rPr>
        <w:t>7</w:t>
      </w:r>
      <w:r w:rsidRPr="00542029">
        <w:rPr>
          <w:rFonts w:ascii="Times New Roman" w:eastAsia="Times New Roman" w:hAnsi="Times New Roman"/>
          <w:sz w:val="24"/>
          <w:szCs w:val="24"/>
          <w:lang w:val="en-US"/>
        </w:rPr>
        <w:t xml:space="preserve">(5), 1140–1167. </w:t>
      </w:r>
      <w:r w:rsidRPr="00542029">
        <w:rPr>
          <w:rFonts w:ascii="Times New Roman" w:eastAsia="Times New Roman" w:hAnsi="Times New Roman"/>
          <w:sz w:val="24"/>
          <w:szCs w:val="24"/>
          <w:lang w:val="en-US"/>
        </w:rPr>
        <w:t>doi:10.1162/JEEA.2009.7.5.1140</w:t>
      </w:r>
    </w:p>
    <w:p w14:paraId="74D61DD4" w14:textId="6544D27A" w:rsidR="00CC6FD0" w:rsidRPr="00CC6FD0" w:rsidRDefault="00CC6FD0" w:rsidP="00542029">
      <w:pPr>
        <w:spacing w:line="480" w:lineRule="auto"/>
        <w:ind w:hanging="480"/>
        <w:rPr>
          <w:rFonts w:ascii="Times New Roman" w:eastAsia="Times New Roman" w:hAnsi="Times New Roman"/>
          <w:sz w:val="24"/>
          <w:szCs w:val="24"/>
          <w:lang w:val="en-US" w:eastAsia="de-CH"/>
        </w:rPr>
      </w:pPr>
      <w:proofErr w:type="spellStart"/>
      <w:proofErr w:type="gramStart"/>
      <w:r w:rsidRPr="00FB5E6C">
        <w:rPr>
          <w:rFonts w:ascii="Times New Roman" w:eastAsia="Times New Roman" w:hAnsi="Times New Roman"/>
          <w:sz w:val="24"/>
          <w:szCs w:val="24"/>
          <w:lang w:val="en-US" w:eastAsia="de-CH"/>
        </w:rPr>
        <w:t>Alvaredo</w:t>
      </w:r>
      <w:proofErr w:type="spellEnd"/>
      <w:r w:rsidRPr="00FB5E6C">
        <w:rPr>
          <w:rFonts w:ascii="Times New Roman" w:eastAsia="Times New Roman" w:hAnsi="Times New Roman"/>
          <w:sz w:val="24"/>
          <w:szCs w:val="24"/>
          <w:lang w:val="en-US" w:eastAsia="de-CH"/>
        </w:rPr>
        <w:t xml:space="preserve">, F., Atkinson, A. B., Piketty, T., &amp; </w:t>
      </w:r>
      <w:proofErr w:type="spellStart"/>
      <w:r w:rsidRPr="00FB5E6C">
        <w:rPr>
          <w:rFonts w:ascii="Times New Roman" w:eastAsia="Times New Roman" w:hAnsi="Times New Roman"/>
          <w:sz w:val="24"/>
          <w:szCs w:val="24"/>
          <w:lang w:val="en-US" w:eastAsia="de-CH"/>
        </w:rPr>
        <w:t>Saez</w:t>
      </w:r>
      <w:proofErr w:type="spellEnd"/>
      <w:r w:rsidRPr="00FB5E6C">
        <w:rPr>
          <w:rFonts w:ascii="Times New Roman" w:eastAsia="Times New Roman" w:hAnsi="Times New Roman"/>
          <w:sz w:val="24"/>
          <w:szCs w:val="24"/>
          <w:lang w:val="en-US" w:eastAsia="de-CH"/>
        </w:rPr>
        <w:t>, E. (2015).</w:t>
      </w:r>
      <w:proofErr w:type="gramEnd"/>
      <w:r w:rsidRPr="00FB5E6C">
        <w:rPr>
          <w:rFonts w:ascii="Times New Roman" w:eastAsia="Times New Roman" w:hAnsi="Times New Roman"/>
          <w:sz w:val="24"/>
          <w:szCs w:val="24"/>
          <w:lang w:val="en-US" w:eastAsia="de-CH"/>
        </w:rPr>
        <w:t xml:space="preserve"> </w:t>
      </w:r>
      <w:proofErr w:type="gramStart"/>
      <w:r w:rsidRPr="00FB5E6C">
        <w:rPr>
          <w:rFonts w:ascii="Times New Roman" w:eastAsia="Times New Roman" w:hAnsi="Times New Roman"/>
          <w:sz w:val="24"/>
          <w:szCs w:val="24"/>
          <w:lang w:val="en-US" w:eastAsia="de-CH"/>
        </w:rPr>
        <w:t xml:space="preserve">The World Top Incomes </w:t>
      </w:r>
      <w:proofErr w:type="spellStart"/>
      <w:r w:rsidRPr="00FB5E6C">
        <w:rPr>
          <w:rFonts w:ascii="Times New Roman" w:eastAsia="Times New Roman" w:hAnsi="Times New Roman"/>
          <w:sz w:val="24"/>
          <w:szCs w:val="24"/>
          <w:lang w:val="en-US" w:eastAsia="de-CH"/>
        </w:rPr>
        <w:t>Databas</w:t>
      </w:r>
      <w:proofErr w:type="spellEnd"/>
      <w:r w:rsidRPr="00FB5E6C">
        <w:rPr>
          <w:rFonts w:ascii="Times New Roman" w:eastAsia="Times New Roman" w:hAnsi="Times New Roman"/>
          <w:sz w:val="24"/>
          <w:szCs w:val="24"/>
          <w:lang w:val="en-US" w:eastAsia="de-CH"/>
        </w:rPr>
        <w:t>.</w:t>
      </w:r>
      <w:proofErr w:type="gramEnd"/>
      <w:r>
        <w:rPr>
          <w:rFonts w:ascii="Times New Roman" w:eastAsia="Times New Roman" w:hAnsi="Times New Roman"/>
          <w:sz w:val="24"/>
          <w:szCs w:val="24"/>
          <w:lang w:val="en-US" w:eastAsia="de-CH"/>
        </w:rPr>
        <w:t xml:space="preserve"> </w:t>
      </w:r>
      <w:hyperlink r:id="rId24" w:history="1">
        <w:r w:rsidR="001F1865" w:rsidRPr="00DB2408">
          <w:rPr>
            <w:rStyle w:val="Hyperlink"/>
            <w:rFonts w:ascii="Times New Roman" w:eastAsia="Times New Roman" w:hAnsi="Times New Roman"/>
            <w:sz w:val="24"/>
            <w:szCs w:val="24"/>
            <w:lang w:val="en-US" w:eastAsia="de-CH"/>
          </w:rPr>
          <w:t>http://topincomes.g-mond.parisschoolofeconomics.eu/</w:t>
        </w:r>
      </w:hyperlink>
      <w:r w:rsidR="001F1865">
        <w:rPr>
          <w:rFonts w:ascii="Times New Roman" w:eastAsia="Times New Roman" w:hAnsi="Times New Roman"/>
          <w:sz w:val="24"/>
          <w:szCs w:val="24"/>
          <w:lang w:val="en-US" w:eastAsia="de-CH"/>
        </w:rPr>
        <w:t xml:space="preserve"> (13/04/2015)</w:t>
      </w:r>
    </w:p>
    <w:p w14:paraId="091A2A63" w14:textId="77777777" w:rsidR="00542029" w:rsidRPr="00542029" w:rsidRDefault="00542029" w:rsidP="00542029">
      <w:pPr>
        <w:spacing w:line="480" w:lineRule="auto"/>
        <w:ind w:hanging="480"/>
        <w:rPr>
          <w:rFonts w:ascii="Times New Roman" w:eastAsia="Times New Roman" w:hAnsi="Times New Roman"/>
          <w:sz w:val="24"/>
          <w:szCs w:val="24"/>
          <w:lang w:val="en-US"/>
        </w:rPr>
      </w:pPr>
      <w:r w:rsidRPr="00542029">
        <w:rPr>
          <w:rFonts w:ascii="Times New Roman" w:eastAsia="Times New Roman" w:hAnsi="Times New Roman"/>
          <w:sz w:val="24"/>
          <w:szCs w:val="24"/>
          <w:lang w:val="en-US"/>
        </w:rPr>
        <w:t xml:space="preserve">Atkinson, A. B. (1970). </w:t>
      </w:r>
      <w:proofErr w:type="gramStart"/>
      <w:r w:rsidRPr="00542029">
        <w:rPr>
          <w:rFonts w:ascii="Times New Roman" w:eastAsia="Times New Roman" w:hAnsi="Times New Roman"/>
          <w:sz w:val="24"/>
          <w:szCs w:val="24"/>
          <w:lang w:val="en-US"/>
        </w:rPr>
        <w:t>On the measurement of inequality.</w:t>
      </w:r>
      <w:proofErr w:type="gramEnd"/>
      <w:r w:rsidRPr="00542029">
        <w:rPr>
          <w:rFonts w:ascii="Times New Roman" w:eastAsia="Times New Roman" w:hAnsi="Times New Roman"/>
          <w:sz w:val="24"/>
          <w:szCs w:val="24"/>
          <w:lang w:val="en-US"/>
        </w:rPr>
        <w:t xml:space="preserve"> </w:t>
      </w:r>
      <w:r w:rsidRPr="00542029">
        <w:rPr>
          <w:rFonts w:ascii="Times New Roman" w:eastAsia="Times New Roman" w:hAnsi="Times New Roman"/>
          <w:i/>
          <w:iCs/>
          <w:sz w:val="24"/>
          <w:szCs w:val="24"/>
          <w:lang w:val="en-US"/>
        </w:rPr>
        <w:t>Journal of Economic Theory</w:t>
      </w:r>
      <w:r w:rsidRPr="00542029">
        <w:rPr>
          <w:rFonts w:ascii="Times New Roman" w:eastAsia="Times New Roman" w:hAnsi="Times New Roman"/>
          <w:sz w:val="24"/>
          <w:szCs w:val="24"/>
          <w:lang w:val="en-US"/>
        </w:rPr>
        <w:t xml:space="preserve">, </w:t>
      </w:r>
      <w:r w:rsidRPr="00542029">
        <w:rPr>
          <w:rFonts w:ascii="Times New Roman" w:eastAsia="Times New Roman" w:hAnsi="Times New Roman"/>
          <w:i/>
          <w:iCs/>
          <w:sz w:val="24"/>
          <w:szCs w:val="24"/>
          <w:lang w:val="en-US"/>
        </w:rPr>
        <w:t>2</w:t>
      </w:r>
      <w:r w:rsidRPr="00542029">
        <w:rPr>
          <w:rFonts w:ascii="Times New Roman" w:eastAsia="Times New Roman" w:hAnsi="Times New Roman"/>
          <w:sz w:val="24"/>
          <w:szCs w:val="24"/>
          <w:lang w:val="en-US"/>
        </w:rPr>
        <w:t>(3), 244–263.</w:t>
      </w:r>
    </w:p>
    <w:p w14:paraId="4BD8D5DB" w14:textId="77777777" w:rsidR="00542029" w:rsidRPr="00542029" w:rsidRDefault="00542029" w:rsidP="00542029">
      <w:pPr>
        <w:spacing w:line="480" w:lineRule="auto"/>
        <w:ind w:hanging="480"/>
        <w:rPr>
          <w:rFonts w:ascii="Times New Roman" w:eastAsia="Times New Roman" w:hAnsi="Times New Roman"/>
          <w:sz w:val="24"/>
          <w:szCs w:val="24"/>
          <w:lang w:val="en-US"/>
        </w:rPr>
      </w:pPr>
      <w:r w:rsidRPr="00542029">
        <w:rPr>
          <w:rFonts w:ascii="Times New Roman" w:eastAsia="Times New Roman" w:hAnsi="Times New Roman"/>
          <w:sz w:val="24"/>
          <w:szCs w:val="24"/>
          <w:lang w:val="en-US"/>
        </w:rPr>
        <w:t xml:space="preserve">Atkinson, A. B. (1975). </w:t>
      </w:r>
      <w:proofErr w:type="gramStart"/>
      <w:r w:rsidRPr="00542029">
        <w:rPr>
          <w:rFonts w:ascii="Times New Roman" w:eastAsia="Times New Roman" w:hAnsi="Times New Roman"/>
          <w:i/>
          <w:iCs/>
          <w:sz w:val="24"/>
          <w:szCs w:val="24"/>
          <w:lang w:val="en-US"/>
        </w:rPr>
        <w:t>The economics of inequality</w:t>
      </w:r>
      <w:r w:rsidRPr="00542029">
        <w:rPr>
          <w:rFonts w:ascii="Times New Roman" w:eastAsia="Times New Roman" w:hAnsi="Times New Roman"/>
          <w:sz w:val="24"/>
          <w:szCs w:val="24"/>
          <w:lang w:val="en-US"/>
        </w:rPr>
        <w:t>.</w:t>
      </w:r>
      <w:proofErr w:type="gramEnd"/>
      <w:r w:rsidRPr="00542029">
        <w:rPr>
          <w:rFonts w:ascii="Times New Roman" w:eastAsia="Times New Roman" w:hAnsi="Times New Roman"/>
          <w:sz w:val="24"/>
          <w:szCs w:val="24"/>
          <w:lang w:val="en-US"/>
        </w:rPr>
        <w:t xml:space="preserve"> Oxford: Clarendon Press.</w:t>
      </w:r>
    </w:p>
    <w:p w14:paraId="58910DBF" w14:textId="77777777" w:rsidR="00542029" w:rsidRPr="00542029" w:rsidRDefault="00542029" w:rsidP="00542029">
      <w:pPr>
        <w:spacing w:line="480" w:lineRule="auto"/>
        <w:ind w:hanging="480"/>
        <w:rPr>
          <w:rFonts w:ascii="Times New Roman" w:eastAsia="Times New Roman" w:hAnsi="Times New Roman"/>
          <w:sz w:val="24"/>
          <w:szCs w:val="24"/>
          <w:lang w:val="en-US"/>
        </w:rPr>
      </w:pPr>
      <w:r w:rsidRPr="00542029">
        <w:rPr>
          <w:rFonts w:ascii="Times New Roman" w:eastAsia="Times New Roman" w:hAnsi="Times New Roman"/>
          <w:sz w:val="24"/>
          <w:szCs w:val="24"/>
          <w:lang w:val="en-US"/>
        </w:rPr>
        <w:t xml:space="preserve">Atkinson, A. B. (2013). </w:t>
      </w:r>
      <w:proofErr w:type="gramStart"/>
      <w:r w:rsidRPr="00542029">
        <w:rPr>
          <w:rFonts w:ascii="Times New Roman" w:eastAsia="Times New Roman" w:hAnsi="Times New Roman"/>
          <w:sz w:val="24"/>
          <w:szCs w:val="24"/>
          <w:lang w:val="en-US"/>
        </w:rPr>
        <w:t>Foreword.</w:t>
      </w:r>
      <w:proofErr w:type="gramEnd"/>
      <w:r w:rsidRPr="00542029">
        <w:rPr>
          <w:rFonts w:ascii="Times New Roman" w:eastAsia="Times New Roman" w:hAnsi="Times New Roman"/>
          <w:sz w:val="24"/>
          <w:szCs w:val="24"/>
          <w:lang w:val="en-US"/>
        </w:rPr>
        <w:t xml:space="preserve"> In J. C. </w:t>
      </w:r>
      <w:proofErr w:type="spellStart"/>
      <w:r w:rsidRPr="00542029">
        <w:rPr>
          <w:rFonts w:ascii="Times New Roman" w:eastAsia="Times New Roman" w:hAnsi="Times New Roman"/>
          <w:sz w:val="24"/>
          <w:szCs w:val="24"/>
          <w:lang w:val="en-US"/>
        </w:rPr>
        <w:t>Gornick</w:t>
      </w:r>
      <w:proofErr w:type="spellEnd"/>
      <w:r w:rsidRPr="00542029">
        <w:rPr>
          <w:rFonts w:ascii="Times New Roman" w:eastAsia="Times New Roman" w:hAnsi="Times New Roman"/>
          <w:sz w:val="24"/>
          <w:szCs w:val="24"/>
          <w:lang w:val="en-US"/>
        </w:rPr>
        <w:t xml:space="preserve"> &amp; M. </w:t>
      </w:r>
      <w:proofErr w:type="spellStart"/>
      <w:r w:rsidRPr="00542029">
        <w:rPr>
          <w:rFonts w:ascii="Times New Roman" w:eastAsia="Times New Roman" w:hAnsi="Times New Roman"/>
          <w:sz w:val="24"/>
          <w:szCs w:val="24"/>
          <w:lang w:val="en-US"/>
        </w:rPr>
        <w:t>Jäntti</w:t>
      </w:r>
      <w:proofErr w:type="spellEnd"/>
      <w:r w:rsidRPr="00542029">
        <w:rPr>
          <w:rFonts w:ascii="Times New Roman" w:eastAsia="Times New Roman" w:hAnsi="Times New Roman"/>
          <w:sz w:val="24"/>
          <w:szCs w:val="24"/>
          <w:lang w:val="en-US"/>
        </w:rPr>
        <w:t xml:space="preserve"> (Eds.), </w:t>
      </w:r>
      <w:r w:rsidRPr="00542029">
        <w:rPr>
          <w:rFonts w:ascii="Times New Roman" w:eastAsia="Times New Roman" w:hAnsi="Times New Roman"/>
          <w:i/>
          <w:iCs/>
          <w:sz w:val="24"/>
          <w:szCs w:val="24"/>
          <w:lang w:val="en-US"/>
        </w:rPr>
        <w:t>Income inequality: economic disparities and the middle class in affluent countries</w:t>
      </w:r>
      <w:r w:rsidRPr="00542029">
        <w:rPr>
          <w:rFonts w:ascii="Times New Roman" w:eastAsia="Times New Roman" w:hAnsi="Times New Roman"/>
          <w:sz w:val="24"/>
          <w:szCs w:val="24"/>
          <w:lang w:val="en-US"/>
        </w:rPr>
        <w:t>. Stanford: Stanford University Press.</w:t>
      </w:r>
    </w:p>
    <w:p w14:paraId="4FC93466" w14:textId="77777777" w:rsidR="00542029" w:rsidRPr="00542029" w:rsidRDefault="00542029" w:rsidP="00542029">
      <w:pPr>
        <w:spacing w:line="480" w:lineRule="auto"/>
        <w:ind w:hanging="480"/>
        <w:rPr>
          <w:rFonts w:ascii="Times New Roman" w:eastAsia="Times New Roman" w:hAnsi="Times New Roman"/>
          <w:sz w:val="24"/>
          <w:szCs w:val="24"/>
          <w:lang w:val="en-US"/>
        </w:rPr>
      </w:pPr>
      <w:proofErr w:type="gramStart"/>
      <w:r w:rsidRPr="00542029">
        <w:rPr>
          <w:rFonts w:ascii="Times New Roman" w:eastAsia="Times New Roman" w:hAnsi="Times New Roman"/>
          <w:sz w:val="24"/>
          <w:szCs w:val="24"/>
          <w:lang w:val="en-US"/>
        </w:rPr>
        <w:t>Atkinson, A. B., &amp; Piketty, T. (2007).</w:t>
      </w:r>
      <w:proofErr w:type="gramEnd"/>
      <w:r w:rsidRPr="00542029">
        <w:rPr>
          <w:rFonts w:ascii="Times New Roman" w:eastAsia="Times New Roman" w:hAnsi="Times New Roman"/>
          <w:sz w:val="24"/>
          <w:szCs w:val="24"/>
          <w:lang w:val="en-US"/>
        </w:rPr>
        <w:t xml:space="preserve"> </w:t>
      </w:r>
      <w:proofErr w:type="gramStart"/>
      <w:r w:rsidRPr="00542029">
        <w:rPr>
          <w:rFonts w:ascii="Times New Roman" w:eastAsia="Times New Roman" w:hAnsi="Times New Roman"/>
          <w:i/>
          <w:iCs/>
          <w:sz w:val="24"/>
          <w:szCs w:val="24"/>
          <w:lang w:val="en-US"/>
        </w:rPr>
        <w:t>Top incomes over the twentieth century a contrast between continental European and English-speaking countries</w:t>
      </w:r>
      <w:r w:rsidRPr="00542029">
        <w:rPr>
          <w:rFonts w:ascii="Times New Roman" w:eastAsia="Times New Roman" w:hAnsi="Times New Roman"/>
          <w:sz w:val="24"/>
          <w:szCs w:val="24"/>
          <w:lang w:val="en-US"/>
        </w:rPr>
        <w:t>.</w:t>
      </w:r>
      <w:proofErr w:type="gramEnd"/>
      <w:r w:rsidRPr="00542029">
        <w:rPr>
          <w:rFonts w:ascii="Times New Roman" w:eastAsia="Times New Roman" w:hAnsi="Times New Roman"/>
          <w:sz w:val="24"/>
          <w:szCs w:val="24"/>
          <w:lang w:val="en-US"/>
        </w:rPr>
        <w:t xml:space="preserve"> Oxford; New York: Oxford University Press.</w:t>
      </w:r>
    </w:p>
    <w:p w14:paraId="74EC08FD" w14:textId="77777777" w:rsidR="00542029" w:rsidRPr="00542029" w:rsidRDefault="00542029" w:rsidP="00542029">
      <w:pPr>
        <w:spacing w:line="480" w:lineRule="auto"/>
        <w:ind w:hanging="480"/>
        <w:rPr>
          <w:rFonts w:ascii="Times New Roman" w:eastAsia="Times New Roman" w:hAnsi="Times New Roman"/>
          <w:sz w:val="24"/>
          <w:szCs w:val="24"/>
          <w:lang w:val="en-US"/>
        </w:rPr>
      </w:pPr>
      <w:proofErr w:type="gramStart"/>
      <w:r w:rsidRPr="00542029">
        <w:rPr>
          <w:rFonts w:ascii="Times New Roman" w:eastAsia="Times New Roman" w:hAnsi="Times New Roman"/>
          <w:sz w:val="24"/>
          <w:szCs w:val="24"/>
          <w:lang w:val="en-US"/>
        </w:rPr>
        <w:t>Atkinson, A. B., &amp; Piketty, T. (2010).</w:t>
      </w:r>
      <w:proofErr w:type="gramEnd"/>
      <w:r w:rsidRPr="00542029">
        <w:rPr>
          <w:rFonts w:ascii="Times New Roman" w:eastAsia="Times New Roman" w:hAnsi="Times New Roman"/>
          <w:sz w:val="24"/>
          <w:szCs w:val="24"/>
          <w:lang w:val="en-US"/>
        </w:rPr>
        <w:t xml:space="preserve"> </w:t>
      </w:r>
      <w:r w:rsidRPr="00542029">
        <w:rPr>
          <w:rFonts w:ascii="Times New Roman" w:eastAsia="Times New Roman" w:hAnsi="Times New Roman"/>
          <w:i/>
          <w:iCs/>
          <w:sz w:val="24"/>
          <w:szCs w:val="24"/>
          <w:lang w:val="en-US"/>
        </w:rPr>
        <w:t>Top incomes: a global perspective</w:t>
      </w:r>
      <w:r w:rsidRPr="00542029">
        <w:rPr>
          <w:rFonts w:ascii="Times New Roman" w:eastAsia="Times New Roman" w:hAnsi="Times New Roman"/>
          <w:sz w:val="24"/>
          <w:szCs w:val="24"/>
          <w:lang w:val="en-US"/>
        </w:rPr>
        <w:t>. Oxford: Oxford University Press.</w:t>
      </w:r>
    </w:p>
    <w:p w14:paraId="1E21CD3F" w14:textId="77777777" w:rsidR="00542029" w:rsidRPr="00542029" w:rsidRDefault="00542029" w:rsidP="00542029">
      <w:pPr>
        <w:spacing w:line="480" w:lineRule="auto"/>
        <w:ind w:hanging="480"/>
        <w:rPr>
          <w:rFonts w:ascii="Times New Roman" w:eastAsia="Times New Roman" w:hAnsi="Times New Roman"/>
          <w:sz w:val="24"/>
          <w:szCs w:val="24"/>
          <w:lang w:val="en-US"/>
        </w:rPr>
      </w:pPr>
      <w:r w:rsidRPr="00FB5E6C">
        <w:rPr>
          <w:rFonts w:ascii="Times New Roman" w:eastAsia="Times New Roman" w:hAnsi="Times New Roman"/>
          <w:sz w:val="24"/>
          <w:szCs w:val="24"/>
        </w:rPr>
        <w:t xml:space="preserve">Bethlehem, J., </w:t>
      </w:r>
      <w:proofErr w:type="spellStart"/>
      <w:r w:rsidRPr="00FB5E6C">
        <w:rPr>
          <w:rFonts w:ascii="Times New Roman" w:eastAsia="Times New Roman" w:hAnsi="Times New Roman"/>
          <w:sz w:val="24"/>
          <w:szCs w:val="24"/>
        </w:rPr>
        <w:t>Cobben</w:t>
      </w:r>
      <w:proofErr w:type="spellEnd"/>
      <w:r w:rsidRPr="00FB5E6C">
        <w:rPr>
          <w:rFonts w:ascii="Times New Roman" w:eastAsia="Times New Roman" w:hAnsi="Times New Roman"/>
          <w:sz w:val="24"/>
          <w:szCs w:val="24"/>
        </w:rPr>
        <w:t xml:space="preserve">, F., &amp; </w:t>
      </w:r>
      <w:proofErr w:type="spellStart"/>
      <w:r w:rsidRPr="00FB5E6C">
        <w:rPr>
          <w:rFonts w:ascii="Times New Roman" w:eastAsia="Times New Roman" w:hAnsi="Times New Roman"/>
          <w:sz w:val="24"/>
          <w:szCs w:val="24"/>
        </w:rPr>
        <w:t>Schouten</w:t>
      </w:r>
      <w:proofErr w:type="spellEnd"/>
      <w:r w:rsidRPr="00FB5E6C">
        <w:rPr>
          <w:rFonts w:ascii="Times New Roman" w:eastAsia="Times New Roman" w:hAnsi="Times New Roman"/>
          <w:sz w:val="24"/>
          <w:szCs w:val="24"/>
        </w:rPr>
        <w:t xml:space="preserve">, B. (2011). </w:t>
      </w:r>
      <w:proofErr w:type="gramStart"/>
      <w:r w:rsidRPr="00542029">
        <w:rPr>
          <w:rFonts w:ascii="Times New Roman" w:eastAsia="Times New Roman" w:hAnsi="Times New Roman"/>
          <w:i/>
          <w:iCs/>
          <w:sz w:val="24"/>
          <w:szCs w:val="24"/>
          <w:lang w:val="en-US"/>
        </w:rPr>
        <w:t>Handbook of Nonresponse in Household Surveys</w:t>
      </w:r>
      <w:r w:rsidRPr="00542029">
        <w:rPr>
          <w:rFonts w:ascii="Times New Roman" w:eastAsia="Times New Roman" w:hAnsi="Times New Roman"/>
          <w:sz w:val="24"/>
          <w:szCs w:val="24"/>
          <w:lang w:val="en-US"/>
        </w:rPr>
        <w:t>.</w:t>
      </w:r>
      <w:proofErr w:type="gramEnd"/>
      <w:r w:rsidRPr="00542029">
        <w:rPr>
          <w:rFonts w:ascii="Times New Roman" w:eastAsia="Times New Roman" w:hAnsi="Times New Roman"/>
          <w:sz w:val="24"/>
          <w:szCs w:val="24"/>
          <w:lang w:val="en-US"/>
        </w:rPr>
        <w:t xml:space="preserve"> </w:t>
      </w:r>
      <w:proofErr w:type="gramStart"/>
      <w:r w:rsidRPr="00542029">
        <w:rPr>
          <w:rFonts w:ascii="Times New Roman" w:eastAsia="Times New Roman" w:hAnsi="Times New Roman"/>
          <w:sz w:val="24"/>
          <w:szCs w:val="24"/>
          <w:lang w:val="en-US"/>
        </w:rPr>
        <w:t>Wiley.</w:t>
      </w:r>
      <w:proofErr w:type="gramEnd"/>
    </w:p>
    <w:p w14:paraId="11CB9C9E" w14:textId="77777777" w:rsidR="00542029" w:rsidRPr="00542029" w:rsidRDefault="00542029" w:rsidP="00542029">
      <w:pPr>
        <w:spacing w:line="480" w:lineRule="auto"/>
        <w:ind w:hanging="480"/>
        <w:rPr>
          <w:rFonts w:ascii="Times New Roman" w:eastAsia="Times New Roman" w:hAnsi="Times New Roman"/>
          <w:sz w:val="24"/>
          <w:szCs w:val="24"/>
          <w:lang w:val="en-US"/>
        </w:rPr>
      </w:pPr>
      <w:proofErr w:type="spellStart"/>
      <w:proofErr w:type="gramStart"/>
      <w:r w:rsidRPr="00542029">
        <w:rPr>
          <w:rFonts w:ascii="Times New Roman" w:eastAsia="Times New Roman" w:hAnsi="Times New Roman"/>
          <w:sz w:val="24"/>
          <w:szCs w:val="24"/>
          <w:lang w:val="en-US"/>
        </w:rPr>
        <w:t>Brandolini</w:t>
      </w:r>
      <w:proofErr w:type="spellEnd"/>
      <w:r w:rsidRPr="00542029">
        <w:rPr>
          <w:rFonts w:ascii="Times New Roman" w:eastAsia="Times New Roman" w:hAnsi="Times New Roman"/>
          <w:sz w:val="24"/>
          <w:szCs w:val="24"/>
          <w:lang w:val="en-US"/>
        </w:rPr>
        <w:t xml:space="preserve">, A., &amp; </w:t>
      </w:r>
      <w:proofErr w:type="spellStart"/>
      <w:r w:rsidRPr="00542029">
        <w:rPr>
          <w:rFonts w:ascii="Times New Roman" w:eastAsia="Times New Roman" w:hAnsi="Times New Roman"/>
          <w:sz w:val="24"/>
          <w:szCs w:val="24"/>
          <w:lang w:val="en-US"/>
        </w:rPr>
        <w:t>Smeeding</w:t>
      </w:r>
      <w:proofErr w:type="spellEnd"/>
      <w:r w:rsidRPr="00542029">
        <w:rPr>
          <w:rFonts w:ascii="Times New Roman" w:eastAsia="Times New Roman" w:hAnsi="Times New Roman"/>
          <w:sz w:val="24"/>
          <w:szCs w:val="24"/>
          <w:lang w:val="en-US"/>
        </w:rPr>
        <w:t>, T. M. (2009).</w:t>
      </w:r>
      <w:proofErr w:type="gramEnd"/>
      <w:r w:rsidRPr="00542029">
        <w:rPr>
          <w:rFonts w:ascii="Times New Roman" w:eastAsia="Times New Roman" w:hAnsi="Times New Roman"/>
          <w:sz w:val="24"/>
          <w:szCs w:val="24"/>
          <w:lang w:val="en-US"/>
        </w:rPr>
        <w:t xml:space="preserve"> </w:t>
      </w:r>
      <w:proofErr w:type="gramStart"/>
      <w:r w:rsidRPr="00542029">
        <w:rPr>
          <w:rFonts w:ascii="Times New Roman" w:eastAsia="Times New Roman" w:hAnsi="Times New Roman"/>
          <w:sz w:val="24"/>
          <w:szCs w:val="24"/>
          <w:lang w:val="en-US"/>
        </w:rPr>
        <w:t>Income inequality in richer and OECD countries.</w:t>
      </w:r>
      <w:proofErr w:type="gramEnd"/>
      <w:r w:rsidRPr="00542029">
        <w:rPr>
          <w:rFonts w:ascii="Times New Roman" w:eastAsia="Times New Roman" w:hAnsi="Times New Roman"/>
          <w:sz w:val="24"/>
          <w:szCs w:val="24"/>
          <w:lang w:val="en-US"/>
        </w:rPr>
        <w:t xml:space="preserve"> </w:t>
      </w:r>
      <w:r w:rsidRPr="00542029">
        <w:rPr>
          <w:rFonts w:ascii="Times New Roman" w:eastAsia="Times New Roman" w:hAnsi="Times New Roman"/>
          <w:i/>
          <w:iCs/>
          <w:sz w:val="24"/>
          <w:szCs w:val="24"/>
          <w:lang w:val="en-US"/>
        </w:rPr>
        <w:t>The Oxford Handbook of Economic Inequality</w:t>
      </w:r>
      <w:r w:rsidRPr="00542029">
        <w:rPr>
          <w:rFonts w:ascii="Times New Roman" w:eastAsia="Times New Roman" w:hAnsi="Times New Roman"/>
          <w:sz w:val="24"/>
          <w:szCs w:val="24"/>
          <w:lang w:val="en-US"/>
        </w:rPr>
        <w:t>, 71–100.</w:t>
      </w:r>
    </w:p>
    <w:p w14:paraId="4B440BC0" w14:textId="77777777" w:rsidR="00542029" w:rsidRPr="00542029" w:rsidRDefault="00542029" w:rsidP="00542029">
      <w:pPr>
        <w:spacing w:line="480" w:lineRule="auto"/>
        <w:ind w:hanging="480"/>
        <w:rPr>
          <w:rFonts w:ascii="Times New Roman" w:eastAsia="Times New Roman" w:hAnsi="Times New Roman"/>
          <w:sz w:val="24"/>
          <w:szCs w:val="24"/>
          <w:lang w:val="en-US"/>
        </w:rPr>
      </w:pPr>
      <w:proofErr w:type="spellStart"/>
      <w:proofErr w:type="gramStart"/>
      <w:r w:rsidRPr="00542029">
        <w:rPr>
          <w:rFonts w:ascii="Times New Roman" w:eastAsia="Times New Roman" w:hAnsi="Times New Roman"/>
          <w:sz w:val="24"/>
          <w:szCs w:val="24"/>
          <w:lang w:val="en-US"/>
        </w:rPr>
        <w:t>Brülhart</w:t>
      </w:r>
      <w:proofErr w:type="spellEnd"/>
      <w:r w:rsidRPr="00542029">
        <w:rPr>
          <w:rFonts w:ascii="Times New Roman" w:eastAsia="Times New Roman" w:hAnsi="Times New Roman"/>
          <w:sz w:val="24"/>
          <w:szCs w:val="24"/>
          <w:lang w:val="en-US"/>
        </w:rPr>
        <w:t>, M. (</w:t>
      </w:r>
      <w:proofErr w:type="spellStart"/>
      <w:r w:rsidRPr="00542029">
        <w:rPr>
          <w:rFonts w:ascii="Times New Roman" w:eastAsia="Times New Roman" w:hAnsi="Times New Roman"/>
          <w:sz w:val="24"/>
          <w:szCs w:val="24"/>
          <w:lang w:val="en-US"/>
        </w:rPr>
        <w:t>n.d.</w:t>
      </w:r>
      <w:proofErr w:type="spellEnd"/>
      <w:r w:rsidRPr="00542029">
        <w:rPr>
          <w:rFonts w:ascii="Times New Roman" w:eastAsia="Times New Roman" w:hAnsi="Times New Roman"/>
          <w:sz w:val="24"/>
          <w:szCs w:val="24"/>
          <w:lang w:val="en-US"/>
        </w:rPr>
        <w:t>).</w:t>
      </w:r>
      <w:proofErr w:type="gramEnd"/>
      <w:r w:rsidRPr="00542029">
        <w:rPr>
          <w:rFonts w:ascii="Times New Roman" w:eastAsia="Times New Roman" w:hAnsi="Times New Roman"/>
          <w:sz w:val="24"/>
          <w:szCs w:val="24"/>
          <w:lang w:val="en-US"/>
        </w:rPr>
        <w:t xml:space="preserve"> Proposal </w:t>
      </w:r>
      <w:proofErr w:type="spellStart"/>
      <w:r w:rsidRPr="00542029">
        <w:rPr>
          <w:rFonts w:ascii="Times New Roman" w:eastAsia="Times New Roman" w:hAnsi="Times New Roman"/>
          <w:sz w:val="24"/>
          <w:szCs w:val="24"/>
          <w:lang w:val="en-US"/>
        </w:rPr>
        <w:t>Sinergia</w:t>
      </w:r>
      <w:proofErr w:type="spellEnd"/>
      <w:r w:rsidRPr="00542029">
        <w:rPr>
          <w:rFonts w:ascii="Times New Roman" w:eastAsia="Times New Roman" w:hAnsi="Times New Roman"/>
          <w:sz w:val="24"/>
          <w:szCs w:val="24"/>
          <w:lang w:val="en-US"/>
        </w:rPr>
        <w:t xml:space="preserve"> - The Swiss Confederation: A Natural Laboratory for Research on Fiscal and Political Decentralization.</w:t>
      </w:r>
    </w:p>
    <w:p w14:paraId="0C83A0FD" w14:textId="77777777" w:rsidR="00542029" w:rsidRPr="00542029" w:rsidRDefault="00542029" w:rsidP="00542029">
      <w:pPr>
        <w:spacing w:line="480" w:lineRule="auto"/>
        <w:ind w:hanging="480"/>
        <w:rPr>
          <w:rFonts w:ascii="Times New Roman" w:eastAsia="Times New Roman" w:hAnsi="Times New Roman"/>
          <w:sz w:val="24"/>
          <w:szCs w:val="24"/>
          <w:lang w:val="en-US"/>
        </w:rPr>
      </w:pPr>
      <w:r w:rsidRPr="000F22C6">
        <w:rPr>
          <w:rFonts w:ascii="Times New Roman" w:eastAsia="Times New Roman" w:hAnsi="Times New Roman"/>
          <w:sz w:val="24"/>
          <w:szCs w:val="24"/>
        </w:rPr>
        <w:lastRenderedPageBreak/>
        <w:t xml:space="preserve">Buhmann, B., Rainwater, L., Schmaus, G., &amp; </w:t>
      </w:r>
      <w:proofErr w:type="spellStart"/>
      <w:r w:rsidRPr="000F22C6">
        <w:rPr>
          <w:rFonts w:ascii="Times New Roman" w:eastAsia="Times New Roman" w:hAnsi="Times New Roman"/>
          <w:sz w:val="24"/>
          <w:szCs w:val="24"/>
        </w:rPr>
        <w:t>Smeeding</w:t>
      </w:r>
      <w:proofErr w:type="spellEnd"/>
      <w:r w:rsidRPr="000F22C6">
        <w:rPr>
          <w:rFonts w:ascii="Times New Roman" w:eastAsia="Times New Roman" w:hAnsi="Times New Roman"/>
          <w:sz w:val="24"/>
          <w:szCs w:val="24"/>
        </w:rPr>
        <w:t xml:space="preserve">, T. M. (1988). </w:t>
      </w:r>
      <w:r w:rsidRPr="00542029">
        <w:rPr>
          <w:rFonts w:ascii="Times New Roman" w:eastAsia="Times New Roman" w:hAnsi="Times New Roman"/>
          <w:sz w:val="24"/>
          <w:szCs w:val="24"/>
          <w:lang w:val="en-US"/>
        </w:rPr>
        <w:t xml:space="preserve">Equivalence Scales, Well-Being, Inequality, and Poverty: Sensitivity Estimates </w:t>
      </w:r>
      <w:proofErr w:type="gramStart"/>
      <w:r w:rsidRPr="00542029">
        <w:rPr>
          <w:rFonts w:ascii="Times New Roman" w:eastAsia="Times New Roman" w:hAnsi="Times New Roman"/>
          <w:sz w:val="24"/>
          <w:szCs w:val="24"/>
          <w:lang w:val="en-US"/>
        </w:rPr>
        <w:t>Across</w:t>
      </w:r>
      <w:proofErr w:type="gramEnd"/>
      <w:r w:rsidRPr="00542029">
        <w:rPr>
          <w:rFonts w:ascii="Times New Roman" w:eastAsia="Times New Roman" w:hAnsi="Times New Roman"/>
          <w:sz w:val="24"/>
          <w:szCs w:val="24"/>
          <w:lang w:val="en-US"/>
        </w:rPr>
        <w:t xml:space="preserve"> Ten Countries Using the Luxembourg Income Study (</w:t>
      </w:r>
      <w:proofErr w:type="spellStart"/>
      <w:r w:rsidRPr="00542029">
        <w:rPr>
          <w:rFonts w:ascii="Times New Roman" w:eastAsia="Times New Roman" w:hAnsi="Times New Roman"/>
          <w:sz w:val="24"/>
          <w:szCs w:val="24"/>
          <w:lang w:val="en-US"/>
        </w:rPr>
        <w:t>lis</w:t>
      </w:r>
      <w:proofErr w:type="spellEnd"/>
      <w:r w:rsidRPr="00542029">
        <w:rPr>
          <w:rFonts w:ascii="Times New Roman" w:eastAsia="Times New Roman" w:hAnsi="Times New Roman"/>
          <w:sz w:val="24"/>
          <w:szCs w:val="24"/>
          <w:lang w:val="en-US"/>
        </w:rPr>
        <w:t xml:space="preserve">) Database. </w:t>
      </w:r>
      <w:r w:rsidRPr="00542029">
        <w:rPr>
          <w:rFonts w:ascii="Times New Roman" w:eastAsia="Times New Roman" w:hAnsi="Times New Roman"/>
          <w:i/>
          <w:iCs/>
          <w:sz w:val="24"/>
          <w:szCs w:val="24"/>
          <w:lang w:val="en-US"/>
        </w:rPr>
        <w:t>Review of Income and Wealth</w:t>
      </w:r>
      <w:r w:rsidRPr="00542029">
        <w:rPr>
          <w:rFonts w:ascii="Times New Roman" w:eastAsia="Times New Roman" w:hAnsi="Times New Roman"/>
          <w:sz w:val="24"/>
          <w:szCs w:val="24"/>
          <w:lang w:val="en-US"/>
        </w:rPr>
        <w:t xml:space="preserve">, </w:t>
      </w:r>
      <w:r w:rsidRPr="00542029">
        <w:rPr>
          <w:rFonts w:ascii="Times New Roman" w:eastAsia="Times New Roman" w:hAnsi="Times New Roman"/>
          <w:i/>
          <w:iCs/>
          <w:sz w:val="24"/>
          <w:szCs w:val="24"/>
          <w:lang w:val="en-US"/>
        </w:rPr>
        <w:t>34</w:t>
      </w:r>
      <w:r w:rsidRPr="00542029">
        <w:rPr>
          <w:rFonts w:ascii="Times New Roman" w:eastAsia="Times New Roman" w:hAnsi="Times New Roman"/>
          <w:sz w:val="24"/>
          <w:szCs w:val="24"/>
          <w:lang w:val="en-US"/>
        </w:rPr>
        <w:t>(2), 115–142. doi:10.1111/j.1475-4991.1988.tb00564.x</w:t>
      </w:r>
    </w:p>
    <w:p w14:paraId="30C3D464" w14:textId="77777777" w:rsidR="00542029" w:rsidRPr="00542029" w:rsidRDefault="00542029" w:rsidP="00542029">
      <w:pPr>
        <w:spacing w:line="480" w:lineRule="auto"/>
        <w:ind w:hanging="480"/>
        <w:rPr>
          <w:rFonts w:ascii="Times New Roman" w:eastAsia="Times New Roman" w:hAnsi="Times New Roman"/>
          <w:sz w:val="24"/>
          <w:szCs w:val="24"/>
          <w:lang w:val="en-US"/>
        </w:rPr>
      </w:pPr>
      <w:r w:rsidRPr="00542029">
        <w:rPr>
          <w:rFonts w:ascii="Times New Roman" w:eastAsia="Times New Roman" w:hAnsi="Times New Roman"/>
          <w:sz w:val="24"/>
          <w:szCs w:val="24"/>
          <w:lang w:val="en-US"/>
        </w:rPr>
        <w:t xml:space="preserve">Cowell, F. A., &amp; </w:t>
      </w:r>
      <w:proofErr w:type="spellStart"/>
      <w:r w:rsidRPr="00542029">
        <w:rPr>
          <w:rFonts w:ascii="Times New Roman" w:eastAsia="Times New Roman" w:hAnsi="Times New Roman"/>
          <w:sz w:val="24"/>
          <w:szCs w:val="24"/>
          <w:lang w:val="en-US"/>
        </w:rPr>
        <w:t>Flachaire</w:t>
      </w:r>
      <w:proofErr w:type="spellEnd"/>
      <w:r w:rsidRPr="00542029">
        <w:rPr>
          <w:rFonts w:ascii="Times New Roman" w:eastAsia="Times New Roman" w:hAnsi="Times New Roman"/>
          <w:sz w:val="24"/>
          <w:szCs w:val="24"/>
          <w:lang w:val="en-US"/>
        </w:rPr>
        <w:t xml:space="preserve">, E. (2007). Income distribution and inequality measurement: the problem of extreme values. </w:t>
      </w:r>
      <w:r w:rsidRPr="00542029">
        <w:rPr>
          <w:rFonts w:ascii="Times New Roman" w:eastAsia="Times New Roman" w:hAnsi="Times New Roman"/>
          <w:i/>
          <w:iCs/>
          <w:sz w:val="24"/>
          <w:szCs w:val="24"/>
          <w:lang w:val="en-US"/>
        </w:rPr>
        <w:t>Journal of Econometrics</w:t>
      </w:r>
      <w:r w:rsidRPr="00542029">
        <w:rPr>
          <w:rFonts w:ascii="Times New Roman" w:eastAsia="Times New Roman" w:hAnsi="Times New Roman"/>
          <w:sz w:val="24"/>
          <w:szCs w:val="24"/>
          <w:lang w:val="en-US"/>
        </w:rPr>
        <w:t xml:space="preserve">, </w:t>
      </w:r>
      <w:r w:rsidRPr="00542029">
        <w:rPr>
          <w:rFonts w:ascii="Times New Roman" w:eastAsia="Times New Roman" w:hAnsi="Times New Roman"/>
          <w:i/>
          <w:iCs/>
          <w:sz w:val="24"/>
          <w:szCs w:val="24"/>
          <w:lang w:val="en-US"/>
        </w:rPr>
        <w:t>141</w:t>
      </w:r>
      <w:r w:rsidRPr="00542029">
        <w:rPr>
          <w:rFonts w:ascii="Times New Roman" w:eastAsia="Times New Roman" w:hAnsi="Times New Roman"/>
          <w:sz w:val="24"/>
          <w:szCs w:val="24"/>
          <w:lang w:val="en-US"/>
        </w:rPr>
        <w:t>(2), 1044–1072.</w:t>
      </w:r>
    </w:p>
    <w:p w14:paraId="63B7C8EF" w14:textId="77777777" w:rsidR="00542029" w:rsidRPr="00542029" w:rsidRDefault="00542029" w:rsidP="00542029">
      <w:pPr>
        <w:spacing w:line="480" w:lineRule="auto"/>
        <w:ind w:hanging="480"/>
        <w:rPr>
          <w:rFonts w:ascii="Times New Roman" w:eastAsia="Times New Roman" w:hAnsi="Times New Roman"/>
          <w:sz w:val="24"/>
          <w:szCs w:val="24"/>
          <w:lang w:val="en-US"/>
        </w:rPr>
      </w:pPr>
      <w:r w:rsidRPr="00542029">
        <w:rPr>
          <w:rFonts w:ascii="Times New Roman" w:eastAsia="Times New Roman" w:hAnsi="Times New Roman"/>
          <w:sz w:val="24"/>
          <w:szCs w:val="24"/>
          <w:lang w:val="en-US"/>
        </w:rPr>
        <w:t xml:space="preserve">Dalton, H. (1920). </w:t>
      </w:r>
      <w:proofErr w:type="gramStart"/>
      <w:r w:rsidRPr="00542029">
        <w:rPr>
          <w:rFonts w:ascii="Times New Roman" w:eastAsia="Times New Roman" w:hAnsi="Times New Roman"/>
          <w:sz w:val="24"/>
          <w:szCs w:val="24"/>
          <w:lang w:val="en-US"/>
        </w:rPr>
        <w:t>The measurement of the inequality of incomes.</w:t>
      </w:r>
      <w:proofErr w:type="gramEnd"/>
      <w:r w:rsidRPr="00542029">
        <w:rPr>
          <w:rFonts w:ascii="Times New Roman" w:eastAsia="Times New Roman" w:hAnsi="Times New Roman"/>
          <w:sz w:val="24"/>
          <w:szCs w:val="24"/>
          <w:lang w:val="en-US"/>
        </w:rPr>
        <w:t xml:space="preserve"> </w:t>
      </w:r>
      <w:r w:rsidRPr="00542029">
        <w:rPr>
          <w:rFonts w:ascii="Times New Roman" w:eastAsia="Times New Roman" w:hAnsi="Times New Roman"/>
          <w:i/>
          <w:iCs/>
          <w:sz w:val="24"/>
          <w:szCs w:val="24"/>
          <w:lang w:val="en-US"/>
        </w:rPr>
        <w:t>The Economic Journal</w:t>
      </w:r>
      <w:r w:rsidRPr="00542029">
        <w:rPr>
          <w:rFonts w:ascii="Times New Roman" w:eastAsia="Times New Roman" w:hAnsi="Times New Roman"/>
          <w:sz w:val="24"/>
          <w:szCs w:val="24"/>
          <w:lang w:val="en-US"/>
        </w:rPr>
        <w:t>, 348–361.</w:t>
      </w:r>
    </w:p>
    <w:p w14:paraId="1CA4530A" w14:textId="77777777" w:rsidR="00542029" w:rsidRPr="00542029" w:rsidRDefault="00542029" w:rsidP="00542029">
      <w:pPr>
        <w:spacing w:line="480" w:lineRule="auto"/>
        <w:ind w:hanging="480"/>
        <w:rPr>
          <w:rFonts w:ascii="Times New Roman" w:eastAsia="Times New Roman" w:hAnsi="Times New Roman"/>
          <w:sz w:val="24"/>
          <w:szCs w:val="24"/>
          <w:lang w:val="en-US"/>
        </w:rPr>
      </w:pPr>
      <w:proofErr w:type="gramStart"/>
      <w:r w:rsidRPr="00542029">
        <w:rPr>
          <w:rFonts w:ascii="Times New Roman" w:eastAsia="Times New Roman" w:hAnsi="Times New Roman"/>
          <w:sz w:val="24"/>
          <w:szCs w:val="24"/>
          <w:lang w:val="en-US"/>
        </w:rPr>
        <w:t xml:space="preserve">Dell, F., Piketty, T., &amp; </w:t>
      </w:r>
      <w:proofErr w:type="spellStart"/>
      <w:r w:rsidRPr="00542029">
        <w:rPr>
          <w:rFonts w:ascii="Times New Roman" w:eastAsia="Times New Roman" w:hAnsi="Times New Roman"/>
          <w:sz w:val="24"/>
          <w:szCs w:val="24"/>
          <w:lang w:val="en-US"/>
        </w:rPr>
        <w:t>Saez</w:t>
      </w:r>
      <w:proofErr w:type="spellEnd"/>
      <w:r w:rsidRPr="00542029">
        <w:rPr>
          <w:rFonts w:ascii="Times New Roman" w:eastAsia="Times New Roman" w:hAnsi="Times New Roman"/>
          <w:sz w:val="24"/>
          <w:szCs w:val="24"/>
          <w:lang w:val="en-US"/>
        </w:rPr>
        <w:t>, E. (2007).</w:t>
      </w:r>
      <w:proofErr w:type="gramEnd"/>
      <w:r w:rsidRPr="00542029">
        <w:rPr>
          <w:rFonts w:ascii="Times New Roman" w:eastAsia="Times New Roman" w:hAnsi="Times New Roman"/>
          <w:sz w:val="24"/>
          <w:szCs w:val="24"/>
          <w:lang w:val="en-US"/>
        </w:rPr>
        <w:t xml:space="preserve"> </w:t>
      </w:r>
      <w:proofErr w:type="gramStart"/>
      <w:r w:rsidRPr="00542029">
        <w:rPr>
          <w:rFonts w:ascii="Times New Roman" w:eastAsia="Times New Roman" w:hAnsi="Times New Roman"/>
          <w:sz w:val="24"/>
          <w:szCs w:val="24"/>
          <w:lang w:val="en-US"/>
        </w:rPr>
        <w:t>Income and wealth concentration in Switzerland over the 20th century.</w:t>
      </w:r>
      <w:proofErr w:type="gramEnd"/>
      <w:r w:rsidRPr="00542029">
        <w:rPr>
          <w:rFonts w:ascii="Times New Roman" w:eastAsia="Times New Roman" w:hAnsi="Times New Roman"/>
          <w:sz w:val="24"/>
          <w:szCs w:val="24"/>
          <w:lang w:val="en-US"/>
        </w:rPr>
        <w:t xml:space="preserve"> In </w:t>
      </w:r>
      <w:r w:rsidRPr="00542029">
        <w:rPr>
          <w:rFonts w:ascii="Times New Roman" w:eastAsia="Times New Roman" w:hAnsi="Times New Roman"/>
          <w:i/>
          <w:iCs/>
          <w:sz w:val="24"/>
          <w:szCs w:val="24"/>
          <w:lang w:val="en-US"/>
        </w:rPr>
        <w:t>Top Incomes Over the Twentieth Century: A Contrast Between Continental European and English-Speaking Countries</w:t>
      </w:r>
      <w:r w:rsidRPr="00542029">
        <w:rPr>
          <w:rFonts w:ascii="Times New Roman" w:eastAsia="Times New Roman" w:hAnsi="Times New Roman"/>
          <w:sz w:val="24"/>
          <w:szCs w:val="24"/>
          <w:lang w:val="en-US"/>
        </w:rPr>
        <w:t xml:space="preserve"> (pp. 472–500). Oxford: Oxford University Press.</w:t>
      </w:r>
    </w:p>
    <w:p w14:paraId="671274C8" w14:textId="77777777" w:rsidR="00542029" w:rsidRPr="00542029" w:rsidRDefault="00542029" w:rsidP="00542029">
      <w:pPr>
        <w:spacing w:line="480" w:lineRule="auto"/>
        <w:ind w:hanging="480"/>
        <w:rPr>
          <w:rFonts w:ascii="Times New Roman" w:eastAsia="Times New Roman" w:hAnsi="Times New Roman"/>
          <w:sz w:val="24"/>
          <w:szCs w:val="24"/>
          <w:lang w:val="en-US"/>
        </w:rPr>
      </w:pPr>
      <w:r w:rsidRPr="00542029">
        <w:rPr>
          <w:rFonts w:ascii="Times New Roman" w:eastAsia="Times New Roman" w:hAnsi="Times New Roman"/>
          <w:sz w:val="24"/>
          <w:szCs w:val="24"/>
          <w:lang w:val="en-US"/>
        </w:rPr>
        <w:t xml:space="preserve">De </w:t>
      </w:r>
      <w:proofErr w:type="spellStart"/>
      <w:r w:rsidRPr="00542029">
        <w:rPr>
          <w:rFonts w:ascii="Times New Roman" w:eastAsia="Times New Roman" w:hAnsi="Times New Roman"/>
          <w:sz w:val="24"/>
          <w:szCs w:val="24"/>
          <w:lang w:val="en-US"/>
        </w:rPr>
        <w:t>Maio</w:t>
      </w:r>
      <w:proofErr w:type="spellEnd"/>
      <w:r w:rsidRPr="00542029">
        <w:rPr>
          <w:rFonts w:ascii="Times New Roman" w:eastAsia="Times New Roman" w:hAnsi="Times New Roman"/>
          <w:sz w:val="24"/>
          <w:szCs w:val="24"/>
          <w:lang w:val="en-US"/>
        </w:rPr>
        <w:t xml:space="preserve">, F. G. (2007). </w:t>
      </w:r>
      <w:proofErr w:type="gramStart"/>
      <w:r w:rsidRPr="00542029">
        <w:rPr>
          <w:rFonts w:ascii="Times New Roman" w:eastAsia="Times New Roman" w:hAnsi="Times New Roman"/>
          <w:sz w:val="24"/>
          <w:szCs w:val="24"/>
          <w:lang w:val="en-US"/>
        </w:rPr>
        <w:t>Income inequality measures.</w:t>
      </w:r>
      <w:proofErr w:type="gramEnd"/>
      <w:r w:rsidRPr="00542029">
        <w:rPr>
          <w:rFonts w:ascii="Times New Roman" w:eastAsia="Times New Roman" w:hAnsi="Times New Roman"/>
          <w:sz w:val="24"/>
          <w:szCs w:val="24"/>
          <w:lang w:val="en-US"/>
        </w:rPr>
        <w:t xml:space="preserve"> </w:t>
      </w:r>
      <w:r w:rsidRPr="00542029">
        <w:rPr>
          <w:rFonts w:ascii="Times New Roman" w:eastAsia="Times New Roman" w:hAnsi="Times New Roman"/>
          <w:i/>
          <w:iCs/>
          <w:sz w:val="24"/>
          <w:szCs w:val="24"/>
          <w:lang w:val="en-US"/>
        </w:rPr>
        <w:t>Journal of Epidemiology and Community Health</w:t>
      </w:r>
      <w:r w:rsidRPr="00542029">
        <w:rPr>
          <w:rFonts w:ascii="Times New Roman" w:eastAsia="Times New Roman" w:hAnsi="Times New Roman"/>
          <w:sz w:val="24"/>
          <w:szCs w:val="24"/>
          <w:lang w:val="en-US"/>
        </w:rPr>
        <w:t xml:space="preserve">, </w:t>
      </w:r>
      <w:r w:rsidRPr="00542029">
        <w:rPr>
          <w:rFonts w:ascii="Times New Roman" w:eastAsia="Times New Roman" w:hAnsi="Times New Roman"/>
          <w:i/>
          <w:iCs/>
          <w:sz w:val="24"/>
          <w:szCs w:val="24"/>
          <w:lang w:val="en-US"/>
        </w:rPr>
        <w:t>61</w:t>
      </w:r>
      <w:r w:rsidRPr="00542029">
        <w:rPr>
          <w:rFonts w:ascii="Times New Roman" w:eastAsia="Times New Roman" w:hAnsi="Times New Roman"/>
          <w:sz w:val="24"/>
          <w:szCs w:val="24"/>
          <w:lang w:val="en-US"/>
        </w:rPr>
        <w:t>(10), 849–852. doi:10.1136/jech.2006.052969</w:t>
      </w:r>
    </w:p>
    <w:p w14:paraId="4A1707CE" w14:textId="77777777" w:rsidR="00542029" w:rsidRPr="003838D6" w:rsidRDefault="00542029" w:rsidP="00542029">
      <w:pPr>
        <w:spacing w:line="480" w:lineRule="auto"/>
        <w:ind w:hanging="480"/>
        <w:rPr>
          <w:rFonts w:ascii="Times New Roman" w:eastAsia="Times New Roman" w:hAnsi="Times New Roman"/>
          <w:sz w:val="24"/>
          <w:szCs w:val="24"/>
          <w:lang w:val="en-US"/>
        </w:rPr>
      </w:pPr>
      <w:r w:rsidRPr="009E5AF2">
        <w:rPr>
          <w:rFonts w:ascii="Times New Roman" w:eastAsia="Times New Roman" w:hAnsi="Times New Roman"/>
          <w:sz w:val="24"/>
          <w:szCs w:val="24"/>
        </w:rPr>
        <w:t xml:space="preserve">Diekmann, A. (2009). </w:t>
      </w:r>
      <w:r w:rsidRPr="009E5AF2">
        <w:rPr>
          <w:rFonts w:ascii="Times New Roman" w:eastAsia="Times New Roman" w:hAnsi="Times New Roman"/>
          <w:i/>
          <w:iCs/>
          <w:sz w:val="24"/>
          <w:szCs w:val="24"/>
        </w:rPr>
        <w:t>Empirische Sozialforschung: Grundlagen, Methoden, Anwendungen</w:t>
      </w:r>
      <w:r w:rsidRPr="009E5AF2">
        <w:rPr>
          <w:rFonts w:ascii="Times New Roman" w:eastAsia="Times New Roman" w:hAnsi="Times New Roman"/>
          <w:sz w:val="24"/>
          <w:szCs w:val="24"/>
        </w:rPr>
        <w:t xml:space="preserve">. </w:t>
      </w:r>
      <w:proofErr w:type="spellStart"/>
      <w:r w:rsidRPr="003838D6">
        <w:rPr>
          <w:rFonts w:ascii="Times New Roman" w:eastAsia="Times New Roman" w:hAnsi="Times New Roman"/>
          <w:sz w:val="24"/>
          <w:szCs w:val="24"/>
          <w:lang w:val="en-US"/>
        </w:rPr>
        <w:t>Reinbek</w:t>
      </w:r>
      <w:proofErr w:type="spellEnd"/>
      <w:r w:rsidRPr="003838D6">
        <w:rPr>
          <w:rFonts w:ascii="Times New Roman" w:eastAsia="Times New Roman" w:hAnsi="Times New Roman"/>
          <w:sz w:val="24"/>
          <w:szCs w:val="24"/>
          <w:lang w:val="en-US"/>
        </w:rPr>
        <w:t xml:space="preserve"> </w:t>
      </w:r>
      <w:proofErr w:type="spellStart"/>
      <w:r w:rsidRPr="003838D6">
        <w:rPr>
          <w:rFonts w:ascii="Times New Roman" w:eastAsia="Times New Roman" w:hAnsi="Times New Roman"/>
          <w:sz w:val="24"/>
          <w:szCs w:val="24"/>
          <w:lang w:val="en-US"/>
        </w:rPr>
        <w:t>bei</w:t>
      </w:r>
      <w:proofErr w:type="spellEnd"/>
      <w:r w:rsidRPr="003838D6">
        <w:rPr>
          <w:rFonts w:ascii="Times New Roman" w:eastAsia="Times New Roman" w:hAnsi="Times New Roman"/>
          <w:sz w:val="24"/>
          <w:szCs w:val="24"/>
          <w:lang w:val="en-US"/>
        </w:rPr>
        <w:t xml:space="preserve"> Hamburg: </w:t>
      </w:r>
      <w:proofErr w:type="spellStart"/>
      <w:r w:rsidRPr="003838D6">
        <w:rPr>
          <w:rFonts w:ascii="Times New Roman" w:eastAsia="Times New Roman" w:hAnsi="Times New Roman"/>
          <w:sz w:val="24"/>
          <w:szCs w:val="24"/>
          <w:lang w:val="en-US"/>
        </w:rPr>
        <w:t>Rowohlt-Taschenbuch-Verl</w:t>
      </w:r>
      <w:proofErr w:type="spellEnd"/>
      <w:r w:rsidRPr="003838D6">
        <w:rPr>
          <w:rFonts w:ascii="Times New Roman" w:eastAsia="Times New Roman" w:hAnsi="Times New Roman"/>
          <w:sz w:val="24"/>
          <w:szCs w:val="24"/>
          <w:lang w:val="en-US"/>
        </w:rPr>
        <w:t>.</w:t>
      </w:r>
    </w:p>
    <w:p w14:paraId="7A9CBAA6" w14:textId="0306A84F" w:rsidR="00492093" w:rsidRPr="00492093" w:rsidRDefault="00492093" w:rsidP="00492093">
      <w:pPr>
        <w:spacing w:line="480" w:lineRule="auto"/>
        <w:ind w:hanging="480"/>
        <w:rPr>
          <w:rFonts w:ascii="Times New Roman" w:eastAsia="Times New Roman" w:hAnsi="Times New Roman"/>
          <w:sz w:val="24"/>
          <w:szCs w:val="24"/>
          <w:lang w:val="en-US" w:eastAsia="de-CH"/>
        </w:rPr>
      </w:pPr>
      <w:proofErr w:type="gramStart"/>
      <w:r w:rsidRPr="00492093">
        <w:rPr>
          <w:rFonts w:ascii="Times New Roman" w:eastAsia="Times New Roman" w:hAnsi="Times New Roman"/>
          <w:sz w:val="24"/>
          <w:szCs w:val="24"/>
          <w:lang w:val="en-US" w:eastAsia="de-CH"/>
        </w:rPr>
        <w:t>EUROSTAT.</w:t>
      </w:r>
      <w:proofErr w:type="gramEnd"/>
      <w:r w:rsidRPr="00492093">
        <w:rPr>
          <w:rFonts w:ascii="Times New Roman" w:eastAsia="Times New Roman" w:hAnsi="Times New Roman"/>
          <w:sz w:val="24"/>
          <w:szCs w:val="24"/>
          <w:lang w:val="en-US" w:eastAsia="de-CH"/>
        </w:rPr>
        <w:t xml:space="preserve"> </w:t>
      </w:r>
      <w:proofErr w:type="gramStart"/>
      <w:r w:rsidRPr="00492093">
        <w:rPr>
          <w:rFonts w:ascii="Times New Roman" w:eastAsia="Times New Roman" w:hAnsi="Times New Roman"/>
          <w:sz w:val="24"/>
          <w:szCs w:val="24"/>
          <w:lang w:val="en-US" w:eastAsia="de-CH"/>
        </w:rPr>
        <w:t>(2015). European Union statistics on income and living condi</w:t>
      </w:r>
      <w:r>
        <w:rPr>
          <w:rFonts w:ascii="Times New Roman" w:eastAsia="Times New Roman" w:hAnsi="Times New Roman"/>
          <w:sz w:val="24"/>
          <w:szCs w:val="24"/>
          <w:lang w:val="en-US" w:eastAsia="de-CH"/>
        </w:rPr>
        <w:t>tions (EU-SILC).</w:t>
      </w:r>
      <w:proofErr w:type="gramEnd"/>
      <w:r>
        <w:rPr>
          <w:rFonts w:ascii="Times New Roman" w:eastAsia="Times New Roman" w:hAnsi="Times New Roman"/>
          <w:sz w:val="24"/>
          <w:szCs w:val="24"/>
          <w:lang w:val="en-US" w:eastAsia="de-CH"/>
        </w:rPr>
        <w:t xml:space="preserve"> Retrieved from </w:t>
      </w:r>
      <w:hyperlink r:id="rId25" w:history="1">
        <w:r w:rsidRPr="00A557DE">
          <w:rPr>
            <w:rStyle w:val="Hyperlink"/>
            <w:rFonts w:ascii="Times New Roman" w:eastAsia="Times New Roman" w:hAnsi="Times New Roman"/>
            <w:sz w:val="24"/>
            <w:szCs w:val="24"/>
            <w:lang w:val="en-US" w:eastAsia="de-CH"/>
          </w:rPr>
          <w:t>http://ec.europa.eu/eurostat/web/microdata/european_union_statistics_on_income_and_living_conditions</w:t>
        </w:r>
      </w:hyperlink>
      <w:r>
        <w:rPr>
          <w:rFonts w:ascii="Times New Roman" w:eastAsia="Times New Roman" w:hAnsi="Times New Roman"/>
          <w:sz w:val="24"/>
          <w:szCs w:val="24"/>
          <w:lang w:val="en-US" w:eastAsia="de-CH"/>
        </w:rPr>
        <w:t xml:space="preserve"> </w:t>
      </w:r>
    </w:p>
    <w:p w14:paraId="6BF2C139" w14:textId="77777777" w:rsidR="00492093" w:rsidRPr="00492093" w:rsidRDefault="00492093" w:rsidP="00542029">
      <w:pPr>
        <w:spacing w:line="480" w:lineRule="auto"/>
        <w:ind w:hanging="480"/>
        <w:rPr>
          <w:rFonts w:ascii="Times New Roman" w:eastAsia="Times New Roman" w:hAnsi="Times New Roman"/>
          <w:sz w:val="24"/>
          <w:szCs w:val="24"/>
          <w:lang w:val="en-US"/>
        </w:rPr>
      </w:pPr>
    </w:p>
    <w:p w14:paraId="709339EF" w14:textId="77777777" w:rsidR="00542029" w:rsidRPr="009E5AF2" w:rsidRDefault="00542029" w:rsidP="00542029">
      <w:pPr>
        <w:spacing w:line="480" w:lineRule="auto"/>
        <w:ind w:hanging="480"/>
        <w:rPr>
          <w:rFonts w:ascii="Times New Roman" w:eastAsia="Times New Roman" w:hAnsi="Times New Roman"/>
          <w:sz w:val="24"/>
          <w:szCs w:val="24"/>
        </w:rPr>
      </w:pPr>
      <w:r w:rsidRPr="009E5AF2">
        <w:rPr>
          <w:rFonts w:ascii="Times New Roman" w:eastAsia="Times New Roman" w:hAnsi="Times New Roman"/>
          <w:sz w:val="24"/>
          <w:szCs w:val="24"/>
        </w:rPr>
        <w:t xml:space="preserve">ESTV. (2014). </w:t>
      </w:r>
      <w:r w:rsidRPr="009E5AF2">
        <w:rPr>
          <w:rFonts w:ascii="Times New Roman" w:eastAsia="Times New Roman" w:hAnsi="Times New Roman"/>
          <w:i/>
          <w:iCs/>
          <w:sz w:val="24"/>
          <w:szCs w:val="24"/>
        </w:rPr>
        <w:t>Verteilung des Wohlstands in der Schweiz</w:t>
      </w:r>
      <w:r w:rsidRPr="009E5AF2">
        <w:rPr>
          <w:rFonts w:ascii="Times New Roman" w:eastAsia="Times New Roman" w:hAnsi="Times New Roman"/>
          <w:sz w:val="24"/>
          <w:szCs w:val="24"/>
        </w:rPr>
        <w:t>.</w:t>
      </w:r>
    </w:p>
    <w:p w14:paraId="5B226655" w14:textId="77777777" w:rsidR="00542029" w:rsidRPr="00542029" w:rsidRDefault="00542029" w:rsidP="00542029">
      <w:pPr>
        <w:spacing w:line="480" w:lineRule="auto"/>
        <w:ind w:hanging="480"/>
        <w:rPr>
          <w:rFonts w:ascii="Times New Roman" w:eastAsia="Times New Roman" w:hAnsi="Times New Roman"/>
          <w:sz w:val="24"/>
          <w:szCs w:val="24"/>
          <w:lang w:val="en-US"/>
        </w:rPr>
      </w:pPr>
      <w:proofErr w:type="gramStart"/>
      <w:r w:rsidRPr="00542029">
        <w:rPr>
          <w:rFonts w:ascii="Times New Roman" w:eastAsia="Times New Roman" w:hAnsi="Times New Roman"/>
          <w:sz w:val="24"/>
          <w:szCs w:val="24"/>
          <w:lang w:val="en-US"/>
        </w:rPr>
        <w:t>Feld, L. P., &amp; Frey, B. S. (2006).</w:t>
      </w:r>
      <w:proofErr w:type="gramEnd"/>
      <w:r w:rsidRPr="00542029">
        <w:rPr>
          <w:rFonts w:ascii="Times New Roman" w:eastAsia="Times New Roman" w:hAnsi="Times New Roman"/>
          <w:sz w:val="24"/>
          <w:szCs w:val="24"/>
          <w:lang w:val="en-US"/>
        </w:rPr>
        <w:t xml:space="preserve"> Tax Evasion in Switzerland: The Roles of Deterrence and Tax Morale. In </w:t>
      </w:r>
      <w:r w:rsidRPr="00542029">
        <w:rPr>
          <w:rFonts w:ascii="Times New Roman" w:eastAsia="Times New Roman" w:hAnsi="Times New Roman"/>
          <w:i/>
          <w:iCs/>
          <w:sz w:val="24"/>
          <w:szCs w:val="24"/>
          <w:lang w:val="en-US"/>
        </w:rPr>
        <w:t>Working paper series: Institute for Empirical Research in Economics</w:t>
      </w:r>
      <w:r w:rsidRPr="00542029">
        <w:rPr>
          <w:rFonts w:ascii="Times New Roman" w:eastAsia="Times New Roman" w:hAnsi="Times New Roman"/>
          <w:sz w:val="24"/>
          <w:szCs w:val="24"/>
          <w:lang w:val="en-US"/>
        </w:rPr>
        <w:t xml:space="preserve"> (Vol. 284, pp. 123–153). </w:t>
      </w:r>
      <w:proofErr w:type="gramStart"/>
      <w:r w:rsidRPr="00542029">
        <w:rPr>
          <w:rFonts w:ascii="Times New Roman" w:eastAsia="Times New Roman" w:hAnsi="Times New Roman"/>
          <w:sz w:val="24"/>
          <w:szCs w:val="24"/>
          <w:lang w:val="en-US"/>
        </w:rPr>
        <w:t>Zürich.</w:t>
      </w:r>
      <w:proofErr w:type="gramEnd"/>
    </w:p>
    <w:p w14:paraId="51BCA2EB" w14:textId="77777777" w:rsidR="00542029" w:rsidRPr="00542029" w:rsidRDefault="00542029" w:rsidP="00542029">
      <w:pPr>
        <w:spacing w:line="480" w:lineRule="auto"/>
        <w:ind w:hanging="480"/>
        <w:rPr>
          <w:rFonts w:ascii="Times New Roman" w:eastAsia="Times New Roman" w:hAnsi="Times New Roman"/>
          <w:sz w:val="24"/>
          <w:szCs w:val="24"/>
          <w:lang w:val="en-US"/>
        </w:rPr>
      </w:pPr>
      <w:proofErr w:type="spellStart"/>
      <w:proofErr w:type="gramStart"/>
      <w:r w:rsidRPr="00542029">
        <w:rPr>
          <w:rFonts w:ascii="Times New Roman" w:eastAsia="Times New Roman" w:hAnsi="Times New Roman"/>
          <w:sz w:val="24"/>
          <w:szCs w:val="24"/>
          <w:lang w:val="en-US"/>
        </w:rPr>
        <w:t>Foellmi</w:t>
      </w:r>
      <w:proofErr w:type="spellEnd"/>
      <w:r w:rsidRPr="00542029">
        <w:rPr>
          <w:rFonts w:ascii="Times New Roman" w:eastAsia="Times New Roman" w:hAnsi="Times New Roman"/>
          <w:sz w:val="24"/>
          <w:szCs w:val="24"/>
          <w:lang w:val="en-US"/>
        </w:rPr>
        <w:t xml:space="preserve">, R., &amp; </w:t>
      </w:r>
      <w:proofErr w:type="spellStart"/>
      <w:r w:rsidRPr="00542029">
        <w:rPr>
          <w:rFonts w:ascii="Times New Roman" w:eastAsia="Times New Roman" w:hAnsi="Times New Roman"/>
          <w:sz w:val="24"/>
          <w:szCs w:val="24"/>
          <w:lang w:val="en-US"/>
        </w:rPr>
        <w:t>Martínez</w:t>
      </w:r>
      <w:proofErr w:type="spellEnd"/>
      <w:r w:rsidRPr="00542029">
        <w:rPr>
          <w:rFonts w:ascii="Times New Roman" w:eastAsia="Times New Roman" w:hAnsi="Times New Roman"/>
          <w:sz w:val="24"/>
          <w:szCs w:val="24"/>
          <w:lang w:val="en-US"/>
        </w:rPr>
        <w:t>, I. (2013).</w:t>
      </w:r>
      <w:proofErr w:type="gramEnd"/>
      <w:r w:rsidRPr="00542029">
        <w:rPr>
          <w:rFonts w:ascii="Times New Roman" w:eastAsia="Times New Roman" w:hAnsi="Times New Roman"/>
          <w:sz w:val="24"/>
          <w:szCs w:val="24"/>
          <w:lang w:val="en-US"/>
        </w:rPr>
        <w:t xml:space="preserve"> Volatile Top Income Shares in Switzerland? St. </w:t>
      </w:r>
      <w:proofErr w:type="spellStart"/>
      <w:r w:rsidRPr="00542029">
        <w:rPr>
          <w:rFonts w:ascii="Times New Roman" w:eastAsia="Times New Roman" w:hAnsi="Times New Roman"/>
          <w:sz w:val="24"/>
          <w:szCs w:val="24"/>
          <w:lang w:val="en-US"/>
        </w:rPr>
        <w:t>Gallen</w:t>
      </w:r>
      <w:proofErr w:type="spellEnd"/>
      <w:r w:rsidRPr="00542029">
        <w:rPr>
          <w:rFonts w:ascii="Times New Roman" w:eastAsia="Times New Roman" w:hAnsi="Times New Roman"/>
          <w:sz w:val="24"/>
          <w:szCs w:val="24"/>
          <w:lang w:val="en-US"/>
        </w:rPr>
        <w:t>. Retrieved from http://www2.unine.ch/files/content/sites/irene/files/shared/documents/SSES/Martinez.pdf</w:t>
      </w:r>
    </w:p>
    <w:p w14:paraId="4CC2FB9E" w14:textId="77777777" w:rsidR="00542029" w:rsidRPr="00542029" w:rsidRDefault="00542029" w:rsidP="00542029">
      <w:pPr>
        <w:spacing w:line="480" w:lineRule="auto"/>
        <w:ind w:hanging="480"/>
        <w:rPr>
          <w:rFonts w:ascii="Times New Roman" w:eastAsia="Times New Roman" w:hAnsi="Times New Roman"/>
          <w:sz w:val="24"/>
          <w:szCs w:val="24"/>
          <w:lang w:val="en-US"/>
        </w:rPr>
      </w:pPr>
      <w:proofErr w:type="spellStart"/>
      <w:proofErr w:type="gramStart"/>
      <w:r w:rsidRPr="00542029">
        <w:rPr>
          <w:rFonts w:ascii="Times New Roman" w:eastAsia="Times New Roman" w:hAnsi="Times New Roman"/>
          <w:sz w:val="24"/>
          <w:szCs w:val="24"/>
          <w:lang w:val="en-US"/>
        </w:rPr>
        <w:lastRenderedPageBreak/>
        <w:t>Gornick</w:t>
      </w:r>
      <w:proofErr w:type="spellEnd"/>
      <w:r w:rsidRPr="00542029">
        <w:rPr>
          <w:rFonts w:ascii="Times New Roman" w:eastAsia="Times New Roman" w:hAnsi="Times New Roman"/>
          <w:sz w:val="24"/>
          <w:szCs w:val="24"/>
          <w:lang w:val="en-US"/>
        </w:rPr>
        <w:t xml:space="preserve">, J. C., &amp; </w:t>
      </w:r>
      <w:proofErr w:type="spellStart"/>
      <w:r w:rsidRPr="00542029">
        <w:rPr>
          <w:rFonts w:ascii="Times New Roman" w:eastAsia="Times New Roman" w:hAnsi="Times New Roman"/>
          <w:sz w:val="24"/>
          <w:szCs w:val="24"/>
          <w:lang w:val="en-US"/>
        </w:rPr>
        <w:t>Jäntti</w:t>
      </w:r>
      <w:proofErr w:type="spellEnd"/>
      <w:r w:rsidRPr="00542029">
        <w:rPr>
          <w:rFonts w:ascii="Times New Roman" w:eastAsia="Times New Roman" w:hAnsi="Times New Roman"/>
          <w:sz w:val="24"/>
          <w:szCs w:val="24"/>
          <w:lang w:val="en-US"/>
        </w:rPr>
        <w:t>.</w:t>
      </w:r>
      <w:proofErr w:type="gramEnd"/>
      <w:r w:rsidRPr="00542029">
        <w:rPr>
          <w:rFonts w:ascii="Times New Roman" w:eastAsia="Times New Roman" w:hAnsi="Times New Roman"/>
          <w:sz w:val="24"/>
          <w:szCs w:val="24"/>
          <w:lang w:val="en-US"/>
        </w:rPr>
        <w:t xml:space="preserve"> (2013). </w:t>
      </w:r>
      <w:r w:rsidRPr="00542029">
        <w:rPr>
          <w:rFonts w:ascii="Times New Roman" w:eastAsia="Times New Roman" w:hAnsi="Times New Roman"/>
          <w:i/>
          <w:iCs/>
          <w:sz w:val="24"/>
          <w:szCs w:val="24"/>
          <w:lang w:val="en-US"/>
        </w:rPr>
        <w:t>Income inequality: economic disparities and the middle class in affluent countries</w:t>
      </w:r>
      <w:r w:rsidRPr="00542029">
        <w:rPr>
          <w:rFonts w:ascii="Times New Roman" w:eastAsia="Times New Roman" w:hAnsi="Times New Roman"/>
          <w:sz w:val="24"/>
          <w:szCs w:val="24"/>
          <w:lang w:val="en-US"/>
        </w:rPr>
        <w:t>. Stanford: Stanford University Press.</w:t>
      </w:r>
    </w:p>
    <w:p w14:paraId="6F3BCBF7" w14:textId="77777777" w:rsidR="00542029" w:rsidRPr="00542029" w:rsidRDefault="00542029" w:rsidP="00542029">
      <w:pPr>
        <w:spacing w:line="480" w:lineRule="auto"/>
        <w:ind w:hanging="480"/>
        <w:rPr>
          <w:rFonts w:ascii="Times New Roman" w:eastAsia="Times New Roman" w:hAnsi="Times New Roman"/>
          <w:sz w:val="24"/>
          <w:szCs w:val="24"/>
          <w:lang w:val="en-US"/>
        </w:rPr>
      </w:pPr>
      <w:proofErr w:type="spellStart"/>
      <w:proofErr w:type="gramStart"/>
      <w:r w:rsidRPr="00542029">
        <w:rPr>
          <w:rFonts w:ascii="Times New Roman" w:eastAsia="Times New Roman" w:hAnsi="Times New Roman"/>
          <w:sz w:val="24"/>
          <w:szCs w:val="24"/>
          <w:lang w:val="en-US"/>
        </w:rPr>
        <w:t>Grabka</w:t>
      </w:r>
      <w:proofErr w:type="spellEnd"/>
      <w:r w:rsidRPr="00542029">
        <w:rPr>
          <w:rFonts w:ascii="Times New Roman" w:eastAsia="Times New Roman" w:hAnsi="Times New Roman"/>
          <w:sz w:val="24"/>
          <w:szCs w:val="24"/>
          <w:lang w:val="en-US"/>
        </w:rPr>
        <w:t>, M., &amp; Kuhn, U. (2012).</w:t>
      </w:r>
      <w:proofErr w:type="gramEnd"/>
      <w:r w:rsidRPr="00542029">
        <w:rPr>
          <w:rFonts w:ascii="Times New Roman" w:eastAsia="Times New Roman" w:hAnsi="Times New Roman"/>
          <w:sz w:val="24"/>
          <w:szCs w:val="24"/>
          <w:lang w:val="en-US"/>
        </w:rPr>
        <w:t xml:space="preserve"> </w:t>
      </w:r>
      <w:proofErr w:type="gramStart"/>
      <w:r w:rsidRPr="00542029">
        <w:rPr>
          <w:rFonts w:ascii="Times New Roman" w:eastAsia="Times New Roman" w:hAnsi="Times New Roman"/>
          <w:sz w:val="24"/>
          <w:szCs w:val="24"/>
          <w:lang w:val="en-US"/>
        </w:rPr>
        <w:t>The evolution of income inequality in Germany and Switzerland since the turn of the millennium.</w:t>
      </w:r>
      <w:proofErr w:type="gramEnd"/>
      <w:r w:rsidRPr="00542029">
        <w:rPr>
          <w:rFonts w:ascii="Times New Roman" w:eastAsia="Times New Roman" w:hAnsi="Times New Roman"/>
          <w:sz w:val="24"/>
          <w:szCs w:val="24"/>
          <w:lang w:val="en-US"/>
        </w:rPr>
        <w:t xml:space="preserve"> Retrieved from http://papers.ssrn.com/sol3/papers.cfm?abstract_id=2131220</w:t>
      </w:r>
    </w:p>
    <w:p w14:paraId="640CAE53" w14:textId="77777777" w:rsidR="00542029" w:rsidRPr="00542029" w:rsidRDefault="00542029" w:rsidP="00542029">
      <w:pPr>
        <w:spacing w:line="480" w:lineRule="auto"/>
        <w:ind w:hanging="480"/>
        <w:rPr>
          <w:rFonts w:ascii="Times New Roman" w:eastAsia="Times New Roman" w:hAnsi="Times New Roman"/>
          <w:sz w:val="24"/>
          <w:szCs w:val="24"/>
          <w:lang w:val="en-US"/>
        </w:rPr>
      </w:pPr>
      <w:proofErr w:type="gramStart"/>
      <w:r w:rsidRPr="00542029">
        <w:rPr>
          <w:rFonts w:ascii="Times New Roman" w:eastAsia="Times New Roman" w:hAnsi="Times New Roman"/>
          <w:sz w:val="24"/>
          <w:szCs w:val="24"/>
          <w:lang w:val="en-US"/>
        </w:rPr>
        <w:t>Handcock, M., &amp; Morris, M. (1999).</w:t>
      </w:r>
      <w:proofErr w:type="gramEnd"/>
      <w:r w:rsidRPr="00542029">
        <w:rPr>
          <w:rFonts w:ascii="Times New Roman" w:eastAsia="Times New Roman" w:hAnsi="Times New Roman"/>
          <w:sz w:val="24"/>
          <w:szCs w:val="24"/>
          <w:lang w:val="en-US"/>
        </w:rPr>
        <w:t xml:space="preserve"> </w:t>
      </w:r>
      <w:proofErr w:type="gramStart"/>
      <w:r w:rsidRPr="00542029">
        <w:rPr>
          <w:rFonts w:ascii="Times New Roman" w:eastAsia="Times New Roman" w:hAnsi="Times New Roman"/>
          <w:i/>
          <w:iCs/>
          <w:sz w:val="24"/>
          <w:szCs w:val="24"/>
          <w:lang w:val="en-US"/>
        </w:rPr>
        <w:t xml:space="preserve">Relative Distribution Methods in the Social Sciences (Statistics for Social Science and </w:t>
      </w:r>
      <w:proofErr w:type="spellStart"/>
      <w:r w:rsidRPr="00542029">
        <w:rPr>
          <w:rFonts w:ascii="Times New Roman" w:eastAsia="Times New Roman" w:hAnsi="Times New Roman"/>
          <w:i/>
          <w:iCs/>
          <w:sz w:val="24"/>
          <w:szCs w:val="24"/>
          <w:lang w:val="en-US"/>
        </w:rPr>
        <w:t>Behavorial</w:t>
      </w:r>
      <w:proofErr w:type="spellEnd"/>
      <w:r w:rsidRPr="00542029">
        <w:rPr>
          <w:rFonts w:ascii="Times New Roman" w:eastAsia="Times New Roman" w:hAnsi="Times New Roman"/>
          <w:i/>
          <w:iCs/>
          <w:sz w:val="24"/>
          <w:szCs w:val="24"/>
          <w:lang w:val="en-US"/>
        </w:rPr>
        <w:t xml:space="preserve"> Sciences)</w:t>
      </w:r>
      <w:r w:rsidRPr="00542029">
        <w:rPr>
          <w:rFonts w:ascii="Times New Roman" w:eastAsia="Times New Roman" w:hAnsi="Times New Roman"/>
          <w:sz w:val="24"/>
          <w:szCs w:val="24"/>
          <w:lang w:val="en-US"/>
        </w:rPr>
        <w:t>.</w:t>
      </w:r>
      <w:proofErr w:type="gramEnd"/>
      <w:r w:rsidRPr="00542029">
        <w:rPr>
          <w:rFonts w:ascii="Times New Roman" w:eastAsia="Times New Roman" w:hAnsi="Times New Roman"/>
          <w:sz w:val="24"/>
          <w:szCs w:val="24"/>
          <w:lang w:val="en-US"/>
        </w:rPr>
        <w:t xml:space="preserve"> </w:t>
      </w:r>
      <w:proofErr w:type="gramStart"/>
      <w:r w:rsidRPr="00542029">
        <w:rPr>
          <w:rFonts w:ascii="Times New Roman" w:eastAsia="Times New Roman" w:hAnsi="Times New Roman"/>
          <w:sz w:val="24"/>
          <w:szCs w:val="24"/>
          <w:lang w:val="en-US"/>
        </w:rPr>
        <w:t>Springer.</w:t>
      </w:r>
      <w:proofErr w:type="gramEnd"/>
      <w:r w:rsidRPr="00542029">
        <w:rPr>
          <w:rFonts w:ascii="Times New Roman" w:eastAsia="Times New Roman" w:hAnsi="Times New Roman"/>
          <w:sz w:val="24"/>
          <w:szCs w:val="24"/>
          <w:lang w:val="en-US"/>
        </w:rPr>
        <w:t xml:space="preserve"> Retrieved from http://www.amazon.ca/exec/obidos/redirect?tag=citeulike09-20&amp;path=ASIN/0387987789</w:t>
      </w:r>
    </w:p>
    <w:p w14:paraId="5588A00F" w14:textId="77777777" w:rsidR="00542029" w:rsidRPr="00542029" w:rsidRDefault="00542029" w:rsidP="00542029">
      <w:pPr>
        <w:spacing w:line="480" w:lineRule="auto"/>
        <w:ind w:hanging="480"/>
        <w:rPr>
          <w:rFonts w:ascii="Times New Roman" w:eastAsia="Times New Roman" w:hAnsi="Times New Roman"/>
          <w:sz w:val="24"/>
          <w:szCs w:val="24"/>
          <w:lang w:val="en-US"/>
        </w:rPr>
      </w:pPr>
      <w:proofErr w:type="spellStart"/>
      <w:proofErr w:type="gramStart"/>
      <w:r w:rsidRPr="00542029">
        <w:rPr>
          <w:rFonts w:ascii="Times New Roman" w:eastAsia="Times New Roman" w:hAnsi="Times New Roman"/>
          <w:sz w:val="24"/>
          <w:szCs w:val="24"/>
          <w:lang w:val="en-US"/>
        </w:rPr>
        <w:t>Hao</w:t>
      </w:r>
      <w:proofErr w:type="spellEnd"/>
      <w:r w:rsidRPr="00542029">
        <w:rPr>
          <w:rFonts w:ascii="Times New Roman" w:eastAsia="Times New Roman" w:hAnsi="Times New Roman"/>
          <w:sz w:val="24"/>
          <w:szCs w:val="24"/>
          <w:lang w:val="en-US"/>
        </w:rPr>
        <w:t xml:space="preserve">, L., &amp; </w:t>
      </w:r>
      <w:proofErr w:type="spellStart"/>
      <w:r w:rsidRPr="00542029">
        <w:rPr>
          <w:rFonts w:ascii="Times New Roman" w:eastAsia="Times New Roman" w:hAnsi="Times New Roman"/>
          <w:sz w:val="24"/>
          <w:szCs w:val="24"/>
          <w:lang w:val="en-US"/>
        </w:rPr>
        <w:t>Naiman</w:t>
      </w:r>
      <w:proofErr w:type="spellEnd"/>
      <w:r w:rsidRPr="00542029">
        <w:rPr>
          <w:rFonts w:ascii="Times New Roman" w:eastAsia="Times New Roman" w:hAnsi="Times New Roman"/>
          <w:sz w:val="24"/>
          <w:szCs w:val="24"/>
          <w:lang w:val="en-US"/>
        </w:rPr>
        <w:t>, D. Q. (2010).</w:t>
      </w:r>
      <w:proofErr w:type="gramEnd"/>
      <w:r w:rsidRPr="00542029">
        <w:rPr>
          <w:rFonts w:ascii="Times New Roman" w:eastAsia="Times New Roman" w:hAnsi="Times New Roman"/>
          <w:sz w:val="24"/>
          <w:szCs w:val="24"/>
          <w:lang w:val="en-US"/>
        </w:rPr>
        <w:t xml:space="preserve"> </w:t>
      </w:r>
      <w:proofErr w:type="gramStart"/>
      <w:r w:rsidRPr="00542029">
        <w:rPr>
          <w:rFonts w:ascii="Times New Roman" w:eastAsia="Times New Roman" w:hAnsi="Times New Roman"/>
          <w:i/>
          <w:iCs/>
          <w:sz w:val="24"/>
          <w:szCs w:val="24"/>
          <w:lang w:val="en-US"/>
        </w:rPr>
        <w:t>Assessing Inequality</w:t>
      </w:r>
      <w:r w:rsidRPr="00542029">
        <w:rPr>
          <w:rFonts w:ascii="Times New Roman" w:eastAsia="Times New Roman" w:hAnsi="Times New Roman"/>
          <w:sz w:val="24"/>
          <w:szCs w:val="24"/>
          <w:lang w:val="en-US"/>
        </w:rPr>
        <w:t>.</w:t>
      </w:r>
      <w:proofErr w:type="gramEnd"/>
      <w:r w:rsidRPr="00542029">
        <w:rPr>
          <w:rFonts w:ascii="Times New Roman" w:eastAsia="Times New Roman" w:hAnsi="Times New Roman"/>
          <w:sz w:val="24"/>
          <w:szCs w:val="24"/>
          <w:lang w:val="en-US"/>
        </w:rPr>
        <w:t xml:space="preserve"> California, New Delhi, London, Singapore: SAGE.</w:t>
      </w:r>
    </w:p>
    <w:p w14:paraId="75714D97" w14:textId="7574A54B" w:rsidR="00542029" w:rsidRPr="00542029" w:rsidRDefault="00542029" w:rsidP="00542029">
      <w:pPr>
        <w:spacing w:line="480" w:lineRule="auto"/>
        <w:ind w:hanging="480"/>
        <w:rPr>
          <w:rFonts w:ascii="Times New Roman" w:eastAsia="Times New Roman" w:hAnsi="Times New Roman"/>
          <w:sz w:val="24"/>
          <w:szCs w:val="24"/>
          <w:lang w:val="en-US"/>
        </w:rPr>
      </w:pPr>
      <w:proofErr w:type="gramStart"/>
      <w:r w:rsidRPr="00542029">
        <w:rPr>
          <w:rFonts w:ascii="Times New Roman" w:eastAsia="Times New Roman" w:hAnsi="Times New Roman"/>
          <w:sz w:val="24"/>
          <w:szCs w:val="24"/>
          <w:lang w:val="en-US"/>
        </w:rPr>
        <w:t xml:space="preserve">International </w:t>
      </w:r>
      <w:proofErr w:type="spellStart"/>
      <w:r w:rsidRPr="00542029">
        <w:rPr>
          <w:rFonts w:ascii="Times New Roman" w:eastAsia="Times New Roman" w:hAnsi="Times New Roman"/>
          <w:sz w:val="24"/>
          <w:szCs w:val="24"/>
          <w:lang w:val="en-US"/>
        </w:rPr>
        <w:t>Labour</w:t>
      </w:r>
      <w:proofErr w:type="spellEnd"/>
      <w:r w:rsidRPr="00542029">
        <w:rPr>
          <w:rFonts w:ascii="Times New Roman" w:eastAsia="Times New Roman" w:hAnsi="Times New Roman"/>
          <w:sz w:val="24"/>
          <w:szCs w:val="24"/>
          <w:lang w:val="en-US"/>
        </w:rPr>
        <w:t xml:space="preserve"> </w:t>
      </w:r>
      <w:proofErr w:type="spellStart"/>
      <w:r w:rsidRPr="00542029">
        <w:rPr>
          <w:rFonts w:ascii="Times New Roman" w:eastAsia="Times New Roman" w:hAnsi="Times New Roman"/>
          <w:sz w:val="24"/>
          <w:szCs w:val="24"/>
          <w:lang w:val="en-US"/>
        </w:rPr>
        <w:t>Organisation</w:t>
      </w:r>
      <w:proofErr w:type="spellEnd"/>
      <w:r w:rsidRPr="00542029">
        <w:rPr>
          <w:rFonts w:ascii="Times New Roman" w:eastAsia="Times New Roman" w:hAnsi="Times New Roman"/>
          <w:sz w:val="24"/>
          <w:szCs w:val="24"/>
          <w:lang w:val="en-US"/>
        </w:rPr>
        <w:t xml:space="preserve"> (ILO).</w:t>
      </w:r>
      <w:proofErr w:type="gramEnd"/>
      <w:r w:rsidRPr="00542029">
        <w:rPr>
          <w:rFonts w:ascii="Times New Roman" w:eastAsia="Times New Roman" w:hAnsi="Times New Roman"/>
          <w:sz w:val="24"/>
          <w:szCs w:val="24"/>
          <w:lang w:val="en-US"/>
        </w:rPr>
        <w:t xml:space="preserve"> </w:t>
      </w:r>
      <w:proofErr w:type="gramStart"/>
      <w:r w:rsidRPr="00542029">
        <w:rPr>
          <w:rFonts w:ascii="Times New Roman" w:eastAsia="Times New Roman" w:hAnsi="Times New Roman"/>
          <w:sz w:val="24"/>
          <w:szCs w:val="24"/>
          <w:lang w:val="en-US"/>
        </w:rPr>
        <w:t>(</w:t>
      </w:r>
      <w:proofErr w:type="spellStart"/>
      <w:r w:rsidRPr="00542029">
        <w:rPr>
          <w:rFonts w:ascii="Times New Roman" w:eastAsia="Times New Roman" w:hAnsi="Times New Roman"/>
          <w:sz w:val="24"/>
          <w:szCs w:val="24"/>
          <w:lang w:val="en-US"/>
        </w:rPr>
        <w:t>n.d.</w:t>
      </w:r>
      <w:proofErr w:type="spellEnd"/>
      <w:r w:rsidRPr="00542029">
        <w:rPr>
          <w:rFonts w:ascii="Times New Roman" w:eastAsia="Times New Roman" w:hAnsi="Times New Roman"/>
          <w:sz w:val="24"/>
          <w:szCs w:val="24"/>
          <w:lang w:val="en-US"/>
        </w:rPr>
        <w:t>).</w:t>
      </w:r>
      <w:proofErr w:type="gramEnd"/>
      <w:r w:rsidRPr="00542029">
        <w:rPr>
          <w:rFonts w:ascii="Times New Roman" w:eastAsia="Times New Roman" w:hAnsi="Times New Roman"/>
          <w:sz w:val="24"/>
          <w:szCs w:val="24"/>
          <w:lang w:val="en-US"/>
        </w:rPr>
        <w:t xml:space="preserve"> </w:t>
      </w:r>
      <w:proofErr w:type="gramStart"/>
      <w:r w:rsidRPr="00542029">
        <w:rPr>
          <w:rFonts w:ascii="Times New Roman" w:eastAsia="Times New Roman" w:hAnsi="Times New Roman"/>
          <w:i/>
          <w:iCs/>
          <w:sz w:val="24"/>
          <w:szCs w:val="24"/>
          <w:lang w:val="en-US"/>
        </w:rPr>
        <w:t xml:space="preserve">Final report of the 17th International Conference of </w:t>
      </w:r>
      <w:proofErr w:type="spellStart"/>
      <w:r w:rsidRPr="00542029">
        <w:rPr>
          <w:rFonts w:ascii="Times New Roman" w:eastAsia="Times New Roman" w:hAnsi="Times New Roman"/>
          <w:i/>
          <w:iCs/>
          <w:sz w:val="24"/>
          <w:szCs w:val="24"/>
          <w:lang w:val="en-US"/>
        </w:rPr>
        <w:t>Labour</w:t>
      </w:r>
      <w:proofErr w:type="spellEnd"/>
      <w:r w:rsidRPr="00542029">
        <w:rPr>
          <w:rFonts w:ascii="Times New Roman" w:eastAsia="Times New Roman" w:hAnsi="Times New Roman"/>
          <w:i/>
          <w:iCs/>
          <w:sz w:val="24"/>
          <w:szCs w:val="24"/>
          <w:lang w:val="en-US"/>
        </w:rPr>
        <w:t xml:space="preserve"> Statisticians</w:t>
      </w:r>
      <w:r w:rsidRPr="00542029">
        <w:rPr>
          <w:rFonts w:ascii="Times New Roman" w:eastAsia="Times New Roman" w:hAnsi="Times New Roman"/>
          <w:sz w:val="24"/>
          <w:szCs w:val="24"/>
          <w:lang w:val="en-US"/>
        </w:rPr>
        <w:t>.</w:t>
      </w:r>
      <w:proofErr w:type="gramEnd"/>
      <w:r w:rsidRPr="00542029">
        <w:rPr>
          <w:rFonts w:ascii="Times New Roman" w:eastAsia="Times New Roman" w:hAnsi="Times New Roman"/>
          <w:sz w:val="24"/>
          <w:szCs w:val="24"/>
          <w:lang w:val="en-US"/>
        </w:rPr>
        <w:t xml:space="preserve"> 2004. </w:t>
      </w:r>
    </w:p>
    <w:p w14:paraId="16BA9A83" w14:textId="77777777" w:rsidR="00542029" w:rsidRPr="00542029" w:rsidRDefault="00542029" w:rsidP="00542029">
      <w:pPr>
        <w:spacing w:line="480" w:lineRule="auto"/>
        <w:ind w:hanging="480"/>
        <w:rPr>
          <w:rFonts w:ascii="Times New Roman" w:eastAsia="Times New Roman" w:hAnsi="Times New Roman"/>
          <w:sz w:val="24"/>
          <w:szCs w:val="24"/>
          <w:lang w:val="en-US"/>
        </w:rPr>
      </w:pPr>
      <w:proofErr w:type="spellStart"/>
      <w:proofErr w:type="gramStart"/>
      <w:r w:rsidRPr="00542029">
        <w:rPr>
          <w:rFonts w:ascii="Times New Roman" w:eastAsia="Times New Roman" w:hAnsi="Times New Roman"/>
          <w:sz w:val="24"/>
          <w:szCs w:val="24"/>
          <w:lang w:val="en-US"/>
        </w:rPr>
        <w:t>Kolm</w:t>
      </w:r>
      <w:proofErr w:type="spellEnd"/>
      <w:r w:rsidRPr="00542029">
        <w:rPr>
          <w:rFonts w:ascii="Times New Roman" w:eastAsia="Times New Roman" w:hAnsi="Times New Roman"/>
          <w:sz w:val="24"/>
          <w:szCs w:val="24"/>
          <w:lang w:val="en-US"/>
        </w:rPr>
        <w:t>, S.-C., &amp; others.</w:t>
      </w:r>
      <w:proofErr w:type="gramEnd"/>
      <w:r w:rsidRPr="00542029">
        <w:rPr>
          <w:rFonts w:ascii="Times New Roman" w:eastAsia="Times New Roman" w:hAnsi="Times New Roman"/>
          <w:sz w:val="24"/>
          <w:szCs w:val="24"/>
          <w:lang w:val="en-US"/>
        </w:rPr>
        <w:t xml:space="preserve"> (1969). </w:t>
      </w:r>
      <w:proofErr w:type="gramStart"/>
      <w:r w:rsidRPr="00542029">
        <w:rPr>
          <w:rFonts w:ascii="Times New Roman" w:eastAsia="Times New Roman" w:hAnsi="Times New Roman"/>
          <w:sz w:val="24"/>
          <w:szCs w:val="24"/>
          <w:lang w:val="en-US"/>
        </w:rPr>
        <w:t>The</w:t>
      </w:r>
      <w:proofErr w:type="gramEnd"/>
      <w:r w:rsidRPr="00542029">
        <w:rPr>
          <w:rFonts w:ascii="Times New Roman" w:eastAsia="Times New Roman" w:hAnsi="Times New Roman"/>
          <w:sz w:val="24"/>
          <w:szCs w:val="24"/>
          <w:lang w:val="en-US"/>
        </w:rPr>
        <w:t xml:space="preserve"> optimal production of social justice. </w:t>
      </w:r>
      <w:r w:rsidRPr="00542029">
        <w:rPr>
          <w:rFonts w:ascii="Times New Roman" w:eastAsia="Times New Roman" w:hAnsi="Times New Roman"/>
          <w:i/>
          <w:iCs/>
          <w:sz w:val="24"/>
          <w:szCs w:val="24"/>
          <w:lang w:val="en-US"/>
        </w:rPr>
        <w:t>Public Economics</w:t>
      </w:r>
      <w:r w:rsidRPr="00542029">
        <w:rPr>
          <w:rFonts w:ascii="Times New Roman" w:eastAsia="Times New Roman" w:hAnsi="Times New Roman"/>
          <w:sz w:val="24"/>
          <w:szCs w:val="24"/>
          <w:lang w:val="en-US"/>
        </w:rPr>
        <w:t>, 145–200.</w:t>
      </w:r>
    </w:p>
    <w:p w14:paraId="0FC6426C" w14:textId="77777777" w:rsidR="00542029" w:rsidRPr="00542029" w:rsidRDefault="00542029" w:rsidP="00542029">
      <w:pPr>
        <w:spacing w:line="480" w:lineRule="auto"/>
        <w:ind w:hanging="480"/>
        <w:rPr>
          <w:rFonts w:ascii="Times New Roman" w:eastAsia="Times New Roman" w:hAnsi="Times New Roman"/>
          <w:sz w:val="24"/>
          <w:szCs w:val="24"/>
          <w:lang w:val="en-US"/>
        </w:rPr>
      </w:pPr>
      <w:proofErr w:type="spellStart"/>
      <w:proofErr w:type="gramStart"/>
      <w:r w:rsidRPr="00542029">
        <w:rPr>
          <w:rFonts w:ascii="Times New Roman" w:eastAsia="Times New Roman" w:hAnsi="Times New Roman"/>
          <w:sz w:val="24"/>
          <w:szCs w:val="24"/>
          <w:lang w:val="en-US"/>
        </w:rPr>
        <w:t>Korinek</w:t>
      </w:r>
      <w:proofErr w:type="spellEnd"/>
      <w:r w:rsidRPr="00542029">
        <w:rPr>
          <w:rFonts w:ascii="Times New Roman" w:eastAsia="Times New Roman" w:hAnsi="Times New Roman"/>
          <w:sz w:val="24"/>
          <w:szCs w:val="24"/>
          <w:lang w:val="en-US"/>
        </w:rPr>
        <w:t xml:space="preserve">, A., </w:t>
      </w:r>
      <w:proofErr w:type="spellStart"/>
      <w:r w:rsidRPr="00542029">
        <w:rPr>
          <w:rFonts w:ascii="Times New Roman" w:eastAsia="Times New Roman" w:hAnsi="Times New Roman"/>
          <w:sz w:val="24"/>
          <w:szCs w:val="24"/>
          <w:lang w:val="en-US"/>
        </w:rPr>
        <w:t>Mistiaen</w:t>
      </w:r>
      <w:proofErr w:type="spellEnd"/>
      <w:r w:rsidRPr="00542029">
        <w:rPr>
          <w:rFonts w:ascii="Times New Roman" w:eastAsia="Times New Roman" w:hAnsi="Times New Roman"/>
          <w:sz w:val="24"/>
          <w:szCs w:val="24"/>
          <w:lang w:val="en-US"/>
        </w:rPr>
        <w:t xml:space="preserve">, J. A., &amp; </w:t>
      </w:r>
      <w:proofErr w:type="spellStart"/>
      <w:r w:rsidRPr="00542029">
        <w:rPr>
          <w:rFonts w:ascii="Times New Roman" w:eastAsia="Times New Roman" w:hAnsi="Times New Roman"/>
          <w:sz w:val="24"/>
          <w:szCs w:val="24"/>
          <w:lang w:val="en-US"/>
        </w:rPr>
        <w:t>Ravallion</w:t>
      </w:r>
      <w:proofErr w:type="spellEnd"/>
      <w:r w:rsidRPr="00542029">
        <w:rPr>
          <w:rFonts w:ascii="Times New Roman" w:eastAsia="Times New Roman" w:hAnsi="Times New Roman"/>
          <w:sz w:val="24"/>
          <w:szCs w:val="24"/>
          <w:lang w:val="en-US"/>
        </w:rPr>
        <w:t>, M. (2006).</w:t>
      </w:r>
      <w:proofErr w:type="gramEnd"/>
      <w:r w:rsidRPr="00542029">
        <w:rPr>
          <w:rFonts w:ascii="Times New Roman" w:eastAsia="Times New Roman" w:hAnsi="Times New Roman"/>
          <w:sz w:val="24"/>
          <w:szCs w:val="24"/>
          <w:lang w:val="en-US"/>
        </w:rPr>
        <w:t xml:space="preserve"> </w:t>
      </w:r>
      <w:proofErr w:type="gramStart"/>
      <w:r w:rsidRPr="00542029">
        <w:rPr>
          <w:rFonts w:ascii="Times New Roman" w:eastAsia="Times New Roman" w:hAnsi="Times New Roman"/>
          <w:sz w:val="24"/>
          <w:szCs w:val="24"/>
          <w:lang w:val="en-US"/>
        </w:rPr>
        <w:t>Survey nonresponse and the distribution of income.</w:t>
      </w:r>
      <w:proofErr w:type="gramEnd"/>
      <w:r w:rsidRPr="00542029">
        <w:rPr>
          <w:rFonts w:ascii="Times New Roman" w:eastAsia="Times New Roman" w:hAnsi="Times New Roman"/>
          <w:sz w:val="24"/>
          <w:szCs w:val="24"/>
          <w:lang w:val="en-US"/>
        </w:rPr>
        <w:t xml:space="preserve"> </w:t>
      </w:r>
      <w:r w:rsidRPr="00542029">
        <w:rPr>
          <w:rFonts w:ascii="Times New Roman" w:eastAsia="Times New Roman" w:hAnsi="Times New Roman"/>
          <w:i/>
          <w:iCs/>
          <w:sz w:val="24"/>
          <w:szCs w:val="24"/>
          <w:lang w:val="en-US"/>
        </w:rPr>
        <w:t>The Journal of Economic Inequality</w:t>
      </w:r>
      <w:r w:rsidRPr="00542029">
        <w:rPr>
          <w:rFonts w:ascii="Times New Roman" w:eastAsia="Times New Roman" w:hAnsi="Times New Roman"/>
          <w:sz w:val="24"/>
          <w:szCs w:val="24"/>
          <w:lang w:val="en-US"/>
        </w:rPr>
        <w:t xml:space="preserve">, </w:t>
      </w:r>
      <w:r w:rsidRPr="00542029">
        <w:rPr>
          <w:rFonts w:ascii="Times New Roman" w:eastAsia="Times New Roman" w:hAnsi="Times New Roman"/>
          <w:i/>
          <w:iCs/>
          <w:sz w:val="24"/>
          <w:szCs w:val="24"/>
          <w:lang w:val="en-US"/>
        </w:rPr>
        <w:t>4</w:t>
      </w:r>
      <w:r w:rsidRPr="00542029">
        <w:rPr>
          <w:rFonts w:ascii="Times New Roman" w:eastAsia="Times New Roman" w:hAnsi="Times New Roman"/>
          <w:sz w:val="24"/>
          <w:szCs w:val="24"/>
          <w:lang w:val="en-US"/>
        </w:rPr>
        <w:t xml:space="preserve">(1), 33–55. </w:t>
      </w:r>
      <w:proofErr w:type="gramStart"/>
      <w:r w:rsidRPr="00542029">
        <w:rPr>
          <w:rFonts w:ascii="Times New Roman" w:eastAsia="Times New Roman" w:hAnsi="Times New Roman"/>
          <w:sz w:val="24"/>
          <w:szCs w:val="24"/>
          <w:lang w:val="en-US"/>
        </w:rPr>
        <w:t>doi:</w:t>
      </w:r>
      <w:proofErr w:type="gramEnd"/>
      <w:r w:rsidRPr="00542029">
        <w:rPr>
          <w:rFonts w:ascii="Times New Roman" w:eastAsia="Times New Roman" w:hAnsi="Times New Roman"/>
          <w:sz w:val="24"/>
          <w:szCs w:val="24"/>
          <w:lang w:val="en-US"/>
        </w:rPr>
        <w:t>10.1007/s10888-005-1089-4</w:t>
      </w:r>
    </w:p>
    <w:p w14:paraId="43EEF0DE" w14:textId="77777777" w:rsidR="00542029" w:rsidRPr="00542029" w:rsidRDefault="00542029" w:rsidP="00542029">
      <w:pPr>
        <w:spacing w:line="480" w:lineRule="auto"/>
        <w:ind w:hanging="480"/>
        <w:rPr>
          <w:rFonts w:ascii="Times New Roman" w:eastAsia="Times New Roman" w:hAnsi="Times New Roman"/>
          <w:sz w:val="24"/>
          <w:szCs w:val="24"/>
          <w:lang w:val="en-US"/>
        </w:rPr>
      </w:pPr>
      <w:r w:rsidRPr="00542029">
        <w:rPr>
          <w:rFonts w:ascii="Times New Roman" w:eastAsia="Times New Roman" w:hAnsi="Times New Roman"/>
          <w:sz w:val="24"/>
          <w:szCs w:val="24"/>
          <w:lang w:val="en-US"/>
        </w:rPr>
        <w:t xml:space="preserve">Kuznets, S. (1955). </w:t>
      </w:r>
      <w:proofErr w:type="gramStart"/>
      <w:r w:rsidRPr="00542029">
        <w:rPr>
          <w:rFonts w:ascii="Times New Roman" w:eastAsia="Times New Roman" w:hAnsi="Times New Roman"/>
          <w:sz w:val="24"/>
          <w:szCs w:val="24"/>
          <w:lang w:val="en-US"/>
        </w:rPr>
        <w:t>Economic growth and income inequality.</w:t>
      </w:r>
      <w:proofErr w:type="gramEnd"/>
      <w:r w:rsidRPr="00542029">
        <w:rPr>
          <w:rFonts w:ascii="Times New Roman" w:eastAsia="Times New Roman" w:hAnsi="Times New Roman"/>
          <w:sz w:val="24"/>
          <w:szCs w:val="24"/>
          <w:lang w:val="en-US"/>
        </w:rPr>
        <w:t xml:space="preserve"> </w:t>
      </w:r>
      <w:r w:rsidRPr="00542029">
        <w:rPr>
          <w:rFonts w:ascii="Times New Roman" w:eastAsia="Times New Roman" w:hAnsi="Times New Roman"/>
          <w:i/>
          <w:iCs/>
          <w:sz w:val="24"/>
          <w:szCs w:val="24"/>
          <w:lang w:val="en-US"/>
        </w:rPr>
        <w:t>The American Economic Review</w:t>
      </w:r>
      <w:r w:rsidRPr="00542029">
        <w:rPr>
          <w:rFonts w:ascii="Times New Roman" w:eastAsia="Times New Roman" w:hAnsi="Times New Roman"/>
          <w:sz w:val="24"/>
          <w:szCs w:val="24"/>
          <w:lang w:val="en-US"/>
        </w:rPr>
        <w:t xml:space="preserve">, </w:t>
      </w:r>
      <w:r w:rsidRPr="00542029">
        <w:rPr>
          <w:rFonts w:ascii="Times New Roman" w:eastAsia="Times New Roman" w:hAnsi="Times New Roman"/>
          <w:i/>
          <w:iCs/>
          <w:sz w:val="24"/>
          <w:szCs w:val="24"/>
          <w:lang w:val="en-US"/>
        </w:rPr>
        <w:t>45</w:t>
      </w:r>
      <w:r w:rsidRPr="00542029">
        <w:rPr>
          <w:rFonts w:ascii="Times New Roman" w:eastAsia="Times New Roman" w:hAnsi="Times New Roman"/>
          <w:sz w:val="24"/>
          <w:szCs w:val="24"/>
          <w:lang w:val="en-US"/>
        </w:rPr>
        <w:t>(1), 1–28.</w:t>
      </w:r>
    </w:p>
    <w:p w14:paraId="409B4100" w14:textId="77777777" w:rsidR="00542029" w:rsidRPr="009E5AF2" w:rsidRDefault="00542029" w:rsidP="00542029">
      <w:pPr>
        <w:spacing w:line="480" w:lineRule="auto"/>
        <w:ind w:hanging="480"/>
        <w:rPr>
          <w:rFonts w:ascii="Times New Roman" w:eastAsia="Times New Roman" w:hAnsi="Times New Roman"/>
          <w:sz w:val="24"/>
          <w:szCs w:val="24"/>
        </w:rPr>
      </w:pPr>
      <w:r w:rsidRPr="00542029">
        <w:rPr>
          <w:rFonts w:ascii="Times New Roman" w:eastAsia="Times New Roman" w:hAnsi="Times New Roman"/>
          <w:sz w:val="24"/>
          <w:szCs w:val="24"/>
          <w:lang w:val="en-US"/>
        </w:rPr>
        <w:t xml:space="preserve">Leigh, A. (2007). How closely do top income shares track other measures of inequality? </w:t>
      </w:r>
      <w:r w:rsidRPr="009E5AF2">
        <w:rPr>
          <w:rFonts w:ascii="Times New Roman" w:eastAsia="Times New Roman" w:hAnsi="Times New Roman"/>
          <w:i/>
          <w:iCs/>
          <w:sz w:val="24"/>
          <w:szCs w:val="24"/>
        </w:rPr>
        <w:t xml:space="preserve">The </w:t>
      </w:r>
      <w:proofErr w:type="spellStart"/>
      <w:r w:rsidRPr="009E5AF2">
        <w:rPr>
          <w:rFonts w:ascii="Times New Roman" w:eastAsia="Times New Roman" w:hAnsi="Times New Roman"/>
          <w:i/>
          <w:iCs/>
          <w:sz w:val="24"/>
          <w:szCs w:val="24"/>
        </w:rPr>
        <w:t>Economic</w:t>
      </w:r>
      <w:proofErr w:type="spellEnd"/>
      <w:r w:rsidRPr="009E5AF2">
        <w:rPr>
          <w:rFonts w:ascii="Times New Roman" w:eastAsia="Times New Roman" w:hAnsi="Times New Roman"/>
          <w:i/>
          <w:iCs/>
          <w:sz w:val="24"/>
          <w:szCs w:val="24"/>
        </w:rPr>
        <w:t xml:space="preserve"> Journal</w:t>
      </w:r>
      <w:r w:rsidRPr="009E5AF2">
        <w:rPr>
          <w:rFonts w:ascii="Times New Roman" w:eastAsia="Times New Roman" w:hAnsi="Times New Roman"/>
          <w:sz w:val="24"/>
          <w:szCs w:val="24"/>
        </w:rPr>
        <w:t>, (117), 589–603.</w:t>
      </w:r>
    </w:p>
    <w:p w14:paraId="1F197A5D" w14:textId="77777777" w:rsidR="00542029" w:rsidRPr="00FB5E6C" w:rsidRDefault="00542029" w:rsidP="00542029">
      <w:pPr>
        <w:spacing w:line="480" w:lineRule="auto"/>
        <w:ind w:hanging="480"/>
        <w:rPr>
          <w:rFonts w:ascii="Times New Roman" w:eastAsia="Times New Roman" w:hAnsi="Times New Roman"/>
          <w:sz w:val="24"/>
          <w:szCs w:val="24"/>
          <w:lang w:val="en-US"/>
        </w:rPr>
      </w:pPr>
      <w:proofErr w:type="spellStart"/>
      <w:r w:rsidRPr="009E5AF2">
        <w:rPr>
          <w:rFonts w:ascii="Times New Roman" w:eastAsia="Times New Roman" w:hAnsi="Times New Roman"/>
          <w:sz w:val="24"/>
          <w:szCs w:val="24"/>
        </w:rPr>
        <w:t>Modetta</w:t>
      </w:r>
      <w:proofErr w:type="spellEnd"/>
      <w:r w:rsidRPr="009E5AF2">
        <w:rPr>
          <w:rFonts w:ascii="Times New Roman" w:eastAsia="Times New Roman" w:hAnsi="Times New Roman"/>
          <w:sz w:val="24"/>
          <w:szCs w:val="24"/>
        </w:rPr>
        <w:t xml:space="preserve">, C., &amp; Müller, B. (2012). Einkommensungleichheit und staatliche Umverteilung. </w:t>
      </w:r>
      <w:proofErr w:type="spellStart"/>
      <w:r w:rsidRPr="00FB5E6C">
        <w:rPr>
          <w:rFonts w:ascii="Times New Roman" w:eastAsia="Times New Roman" w:hAnsi="Times New Roman"/>
          <w:i/>
          <w:iCs/>
          <w:sz w:val="24"/>
          <w:szCs w:val="24"/>
          <w:lang w:val="en-US"/>
        </w:rPr>
        <w:t>Bundesamt</w:t>
      </w:r>
      <w:proofErr w:type="spellEnd"/>
      <w:r w:rsidRPr="00FB5E6C">
        <w:rPr>
          <w:rFonts w:ascii="Times New Roman" w:eastAsia="Times New Roman" w:hAnsi="Times New Roman"/>
          <w:i/>
          <w:iCs/>
          <w:sz w:val="24"/>
          <w:szCs w:val="24"/>
          <w:lang w:val="en-US"/>
        </w:rPr>
        <w:t xml:space="preserve"> </w:t>
      </w:r>
      <w:proofErr w:type="spellStart"/>
      <w:r w:rsidRPr="00FB5E6C">
        <w:rPr>
          <w:rFonts w:ascii="Times New Roman" w:eastAsia="Times New Roman" w:hAnsi="Times New Roman"/>
          <w:i/>
          <w:iCs/>
          <w:sz w:val="24"/>
          <w:szCs w:val="24"/>
          <w:lang w:val="en-US"/>
        </w:rPr>
        <w:t>Für</w:t>
      </w:r>
      <w:proofErr w:type="spellEnd"/>
      <w:r w:rsidRPr="00FB5E6C">
        <w:rPr>
          <w:rFonts w:ascii="Times New Roman" w:eastAsia="Times New Roman" w:hAnsi="Times New Roman"/>
          <w:i/>
          <w:iCs/>
          <w:sz w:val="24"/>
          <w:szCs w:val="24"/>
          <w:lang w:val="en-US"/>
        </w:rPr>
        <w:t xml:space="preserve"> </w:t>
      </w:r>
      <w:proofErr w:type="spellStart"/>
      <w:r w:rsidRPr="00FB5E6C">
        <w:rPr>
          <w:rFonts w:ascii="Times New Roman" w:eastAsia="Times New Roman" w:hAnsi="Times New Roman"/>
          <w:i/>
          <w:iCs/>
          <w:sz w:val="24"/>
          <w:szCs w:val="24"/>
          <w:lang w:val="en-US"/>
        </w:rPr>
        <w:t>Statistik</w:t>
      </w:r>
      <w:proofErr w:type="spellEnd"/>
      <w:r w:rsidRPr="00FB5E6C">
        <w:rPr>
          <w:rFonts w:ascii="Times New Roman" w:eastAsia="Times New Roman" w:hAnsi="Times New Roman"/>
          <w:i/>
          <w:iCs/>
          <w:sz w:val="24"/>
          <w:szCs w:val="24"/>
          <w:lang w:val="en-US"/>
        </w:rPr>
        <w:t>, Neuchâtel</w:t>
      </w:r>
      <w:r w:rsidRPr="00FB5E6C">
        <w:rPr>
          <w:rFonts w:ascii="Times New Roman" w:eastAsia="Times New Roman" w:hAnsi="Times New Roman"/>
          <w:sz w:val="24"/>
          <w:szCs w:val="24"/>
          <w:lang w:val="en-US"/>
        </w:rPr>
        <w:t>.</w:t>
      </w:r>
    </w:p>
    <w:p w14:paraId="29E6078C" w14:textId="77777777" w:rsidR="00542029" w:rsidRPr="00542029" w:rsidRDefault="00542029" w:rsidP="00542029">
      <w:pPr>
        <w:spacing w:line="480" w:lineRule="auto"/>
        <w:ind w:hanging="480"/>
        <w:rPr>
          <w:rFonts w:ascii="Times New Roman" w:eastAsia="Times New Roman" w:hAnsi="Times New Roman"/>
          <w:sz w:val="24"/>
          <w:szCs w:val="24"/>
          <w:lang w:val="en-US"/>
        </w:rPr>
      </w:pPr>
      <w:proofErr w:type="gramStart"/>
      <w:r w:rsidRPr="00542029">
        <w:rPr>
          <w:rFonts w:ascii="Times New Roman" w:eastAsia="Times New Roman" w:hAnsi="Times New Roman"/>
          <w:sz w:val="24"/>
          <w:szCs w:val="24"/>
          <w:lang w:val="en-US"/>
        </w:rPr>
        <w:t>OECD.</w:t>
      </w:r>
      <w:proofErr w:type="gramEnd"/>
      <w:r w:rsidRPr="00542029">
        <w:rPr>
          <w:rFonts w:ascii="Times New Roman" w:eastAsia="Times New Roman" w:hAnsi="Times New Roman"/>
          <w:sz w:val="24"/>
          <w:szCs w:val="24"/>
          <w:lang w:val="en-US"/>
        </w:rPr>
        <w:t xml:space="preserve"> (2008). </w:t>
      </w:r>
      <w:r w:rsidRPr="00542029">
        <w:rPr>
          <w:rFonts w:ascii="Times New Roman" w:eastAsia="Times New Roman" w:hAnsi="Times New Roman"/>
          <w:i/>
          <w:iCs/>
          <w:sz w:val="24"/>
          <w:szCs w:val="24"/>
          <w:lang w:val="en-US"/>
        </w:rPr>
        <w:t xml:space="preserve">Growing Unequal? </w:t>
      </w:r>
      <w:proofErr w:type="gramStart"/>
      <w:r w:rsidRPr="00542029">
        <w:rPr>
          <w:rFonts w:ascii="Times New Roman" w:eastAsia="Times New Roman" w:hAnsi="Times New Roman"/>
          <w:i/>
          <w:iCs/>
          <w:sz w:val="24"/>
          <w:szCs w:val="24"/>
          <w:lang w:val="en-US"/>
        </w:rPr>
        <w:t>Income Distribution and Poverty in OECD Countries</w:t>
      </w:r>
      <w:r w:rsidRPr="00542029">
        <w:rPr>
          <w:rFonts w:ascii="Times New Roman" w:eastAsia="Times New Roman" w:hAnsi="Times New Roman"/>
          <w:sz w:val="24"/>
          <w:szCs w:val="24"/>
          <w:lang w:val="en-US"/>
        </w:rPr>
        <w:t>.</w:t>
      </w:r>
      <w:proofErr w:type="gramEnd"/>
      <w:r w:rsidRPr="00542029">
        <w:rPr>
          <w:rFonts w:ascii="Times New Roman" w:eastAsia="Times New Roman" w:hAnsi="Times New Roman"/>
          <w:sz w:val="24"/>
          <w:szCs w:val="24"/>
          <w:lang w:val="en-US"/>
        </w:rPr>
        <w:t xml:space="preserve"> OECD Publishing.</w:t>
      </w:r>
    </w:p>
    <w:p w14:paraId="78BC3F54" w14:textId="77777777" w:rsidR="00542029" w:rsidRPr="00542029" w:rsidRDefault="00542029" w:rsidP="00542029">
      <w:pPr>
        <w:spacing w:line="480" w:lineRule="auto"/>
        <w:ind w:hanging="480"/>
        <w:rPr>
          <w:rFonts w:ascii="Times New Roman" w:eastAsia="Times New Roman" w:hAnsi="Times New Roman"/>
          <w:sz w:val="24"/>
          <w:szCs w:val="24"/>
          <w:lang w:val="en-US"/>
        </w:rPr>
      </w:pPr>
      <w:proofErr w:type="gramStart"/>
      <w:r w:rsidRPr="00542029">
        <w:rPr>
          <w:rFonts w:ascii="Times New Roman" w:eastAsia="Times New Roman" w:hAnsi="Times New Roman"/>
          <w:sz w:val="24"/>
          <w:szCs w:val="24"/>
          <w:lang w:val="en-US"/>
        </w:rPr>
        <w:t>OECD.</w:t>
      </w:r>
      <w:proofErr w:type="gramEnd"/>
      <w:r w:rsidRPr="00542029">
        <w:rPr>
          <w:rFonts w:ascii="Times New Roman" w:eastAsia="Times New Roman" w:hAnsi="Times New Roman"/>
          <w:sz w:val="24"/>
          <w:szCs w:val="24"/>
          <w:lang w:val="en-US"/>
        </w:rPr>
        <w:t xml:space="preserve"> (2011). </w:t>
      </w:r>
      <w:r w:rsidRPr="00542029">
        <w:rPr>
          <w:rFonts w:ascii="Times New Roman" w:eastAsia="Times New Roman" w:hAnsi="Times New Roman"/>
          <w:i/>
          <w:iCs/>
          <w:sz w:val="24"/>
          <w:szCs w:val="24"/>
          <w:lang w:val="en-US"/>
        </w:rPr>
        <w:t>Divided We Stand. Why Inequality Keeps Rising</w:t>
      </w:r>
      <w:r w:rsidRPr="00542029">
        <w:rPr>
          <w:rFonts w:ascii="Times New Roman" w:eastAsia="Times New Roman" w:hAnsi="Times New Roman"/>
          <w:sz w:val="24"/>
          <w:szCs w:val="24"/>
          <w:lang w:val="en-US"/>
        </w:rPr>
        <w:t>. OECD Publishing.</w:t>
      </w:r>
    </w:p>
    <w:p w14:paraId="68D65F91" w14:textId="77777777" w:rsidR="00542029" w:rsidRPr="00542029" w:rsidRDefault="00542029" w:rsidP="00542029">
      <w:pPr>
        <w:spacing w:line="480" w:lineRule="auto"/>
        <w:ind w:hanging="480"/>
        <w:rPr>
          <w:rFonts w:ascii="Times New Roman" w:eastAsia="Times New Roman" w:hAnsi="Times New Roman"/>
          <w:sz w:val="24"/>
          <w:szCs w:val="24"/>
          <w:lang w:val="en-US"/>
        </w:rPr>
      </w:pPr>
      <w:proofErr w:type="gramStart"/>
      <w:r w:rsidRPr="00542029">
        <w:rPr>
          <w:rFonts w:ascii="Times New Roman" w:eastAsia="Times New Roman" w:hAnsi="Times New Roman"/>
          <w:sz w:val="24"/>
          <w:szCs w:val="24"/>
          <w:lang w:val="en-US"/>
        </w:rPr>
        <w:t>OECD.</w:t>
      </w:r>
      <w:proofErr w:type="gramEnd"/>
      <w:r w:rsidRPr="00542029">
        <w:rPr>
          <w:rFonts w:ascii="Times New Roman" w:eastAsia="Times New Roman" w:hAnsi="Times New Roman"/>
          <w:sz w:val="24"/>
          <w:szCs w:val="24"/>
          <w:lang w:val="en-US"/>
        </w:rPr>
        <w:t xml:space="preserve"> (2013a). Basic statistics of Switzerland, 2012: (Numbers in parentheses refer to the OECD average). In </w:t>
      </w:r>
      <w:r w:rsidRPr="00542029">
        <w:rPr>
          <w:rFonts w:ascii="Times New Roman" w:eastAsia="Times New Roman" w:hAnsi="Times New Roman"/>
          <w:i/>
          <w:iCs/>
          <w:sz w:val="24"/>
          <w:szCs w:val="24"/>
          <w:lang w:val="en-US"/>
        </w:rPr>
        <w:t>OECD Economic Surveys: Switzerland 2013</w:t>
      </w:r>
      <w:r w:rsidRPr="00542029">
        <w:rPr>
          <w:rFonts w:ascii="Times New Roman" w:eastAsia="Times New Roman" w:hAnsi="Times New Roman"/>
          <w:sz w:val="24"/>
          <w:szCs w:val="24"/>
          <w:lang w:val="en-US"/>
        </w:rPr>
        <w:t xml:space="preserve"> (pp. 9–129). OECD Publishing.</w:t>
      </w:r>
    </w:p>
    <w:p w14:paraId="031D26A8" w14:textId="77777777" w:rsidR="00542029" w:rsidRPr="009E5AF2" w:rsidRDefault="00542029" w:rsidP="00542029">
      <w:pPr>
        <w:spacing w:line="480" w:lineRule="auto"/>
        <w:ind w:hanging="480"/>
        <w:rPr>
          <w:rFonts w:ascii="Times New Roman" w:eastAsia="Times New Roman" w:hAnsi="Times New Roman"/>
          <w:sz w:val="24"/>
          <w:szCs w:val="24"/>
          <w:lang w:val="fr-CH"/>
        </w:rPr>
      </w:pPr>
      <w:proofErr w:type="gramStart"/>
      <w:r w:rsidRPr="00542029">
        <w:rPr>
          <w:rFonts w:ascii="Times New Roman" w:eastAsia="Times New Roman" w:hAnsi="Times New Roman"/>
          <w:sz w:val="24"/>
          <w:szCs w:val="24"/>
          <w:lang w:val="en-US"/>
        </w:rPr>
        <w:lastRenderedPageBreak/>
        <w:t>OECD.</w:t>
      </w:r>
      <w:proofErr w:type="gramEnd"/>
      <w:r w:rsidRPr="00542029">
        <w:rPr>
          <w:rFonts w:ascii="Times New Roman" w:eastAsia="Times New Roman" w:hAnsi="Times New Roman"/>
          <w:sz w:val="24"/>
          <w:szCs w:val="24"/>
          <w:lang w:val="en-US"/>
        </w:rPr>
        <w:t xml:space="preserve"> </w:t>
      </w:r>
      <w:proofErr w:type="gramStart"/>
      <w:r w:rsidRPr="00542029">
        <w:rPr>
          <w:rFonts w:ascii="Times New Roman" w:eastAsia="Times New Roman" w:hAnsi="Times New Roman"/>
          <w:sz w:val="24"/>
          <w:szCs w:val="24"/>
          <w:lang w:val="en-US"/>
        </w:rPr>
        <w:t xml:space="preserve">(2013b). </w:t>
      </w:r>
      <w:r w:rsidRPr="00542029">
        <w:rPr>
          <w:rFonts w:ascii="Times New Roman" w:eastAsia="Times New Roman" w:hAnsi="Times New Roman"/>
          <w:i/>
          <w:iCs/>
          <w:sz w:val="24"/>
          <w:szCs w:val="24"/>
          <w:lang w:val="en-US"/>
        </w:rPr>
        <w:t>OECD Framework for Statistics on the Distribution of Household Income, Consumption and Wealth</w:t>
      </w:r>
      <w:r w:rsidRPr="00542029">
        <w:rPr>
          <w:rFonts w:ascii="Times New Roman" w:eastAsia="Times New Roman" w:hAnsi="Times New Roman"/>
          <w:sz w:val="24"/>
          <w:szCs w:val="24"/>
          <w:lang w:val="en-US"/>
        </w:rPr>
        <w:t>.</w:t>
      </w:r>
      <w:proofErr w:type="gramEnd"/>
      <w:r w:rsidRPr="00542029">
        <w:rPr>
          <w:rFonts w:ascii="Times New Roman" w:eastAsia="Times New Roman" w:hAnsi="Times New Roman"/>
          <w:sz w:val="24"/>
          <w:szCs w:val="24"/>
          <w:lang w:val="en-US"/>
        </w:rPr>
        <w:t xml:space="preserve"> </w:t>
      </w:r>
      <w:r w:rsidRPr="009E5AF2">
        <w:rPr>
          <w:rFonts w:ascii="Times New Roman" w:eastAsia="Times New Roman" w:hAnsi="Times New Roman"/>
          <w:sz w:val="24"/>
          <w:szCs w:val="24"/>
          <w:lang w:val="fr-CH"/>
        </w:rPr>
        <w:t xml:space="preserve">OECD </w:t>
      </w:r>
      <w:proofErr w:type="spellStart"/>
      <w:r w:rsidRPr="009E5AF2">
        <w:rPr>
          <w:rFonts w:ascii="Times New Roman" w:eastAsia="Times New Roman" w:hAnsi="Times New Roman"/>
          <w:sz w:val="24"/>
          <w:szCs w:val="24"/>
          <w:lang w:val="fr-CH"/>
        </w:rPr>
        <w:t>Publishing</w:t>
      </w:r>
      <w:proofErr w:type="spellEnd"/>
      <w:r w:rsidRPr="009E5AF2">
        <w:rPr>
          <w:rFonts w:ascii="Times New Roman" w:eastAsia="Times New Roman" w:hAnsi="Times New Roman"/>
          <w:sz w:val="24"/>
          <w:szCs w:val="24"/>
          <w:lang w:val="fr-CH"/>
        </w:rPr>
        <w:t>.</w:t>
      </w:r>
    </w:p>
    <w:p w14:paraId="10609A81" w14:textId="77777777" w:rsidR="00542029" w:rsidRPr="009E5AF2" w:rsidRDefault="00542029" w:rsidP="00542029">
      <w:pPr>
        <w:spacing w:line="480" w:lineRule="auto"/>
        <w:ind w:hanging="480"/>
        <w:rPr>
          <w:rFonts w:ascii="Times New Roman" w:eastAsia="Times New Roman" w:hAnsi="Times New Roman"/>
          <w:sz w:val="24"/>
          <w:szCs w:val="24"/>
          <w:lang w:val="fr-CH"/>
        </w:rPr>
      </w:pPr>
      <w:r w:rsidRPr="009E5AF2">
        <w:rPr>
          <w:rFonts w:ascii="Times New Roman" w:eastAsia="Times New Roman" w:hAnsi="Times New Roman"/>
          <w:sz w:val="24"/>
          <w:szCs w:val="24"/>
          <w:lang w:val="fr-CH"/>
        </w:rPr>
        <w:t xml:space="preserve">Peters, R. (2005). </w:t>
      </w:r>
      <w:r w:rsidRPr="009E5AF2">
        <w:rPr>
          <w:rFonts w:ascii="Times New Roman" w:eastAsia="Times New Roman" w:hAnsi="Times New Roman"/>
          <w:i/>
          <w:iCs/>
          <w:sz w:val="24"/>
          <w:szCs w:val="24"/>
          <w:lang w:val="fr-CH"/>
        </w:rPr>
        <w:t>Effet des déductions du l’</w:t>
      </w:r>
      <w:proofErr w:type="spellStart"/>
      <w:r w:rsidRPr="009E5AF2">
        <w:rPr>
          <w:rFonts w:ascii="Times New Roman" w:eastAsia="Times New Roman" w:hAnsi="Times New Roman"/>
          <w:i/>
          <w:iCs/>
          <w:sz w:val="24"/>
          <w:szCs w:val="24"/>
          <w:lang w:val="fr-CH"/>
        </w:rPr>
        <w:t>impöt</w:t>
      </w:r>
      <w:proofErr w:type="spellEnd"/>
      <w:r w:rsidRPr="009E5AF2">
        <w:rPr>
          <w:rFonts w:ascii="Times New Roman" w:eastAsia="Times New Roman" w:hAnsi="Times New Roman"/>
          <w:i/>
          <w:iCs/>
          <w:sz w:val="24"/>
          <w:szCs w:val="24"/>
          <w:lang w:val="fr-CH"/>
        </w:rPr>
        <w:t xml:space="preserve"> fédéral direct des personnes physiques</w:t>
      </w:r>
      <w:r w:rsidRPr="009E5AF2">
        <w:rPr>
          <w:rFonts w:ascii="Times New Roman" w:eastAsia="Times New Roman" w:hAnsi="Times New Roman"/>
          <w:sz w:val="24"/>
          <w:szCs w:val="24"/>
          <w:lang w:val="fr-CH"/>
        </w:rPr>
        <w:t>. Bern.</w:t>
      </w:r>
    </w:p>
    <w:p w14:paraId="6514056E" w14:textId="77777777" w:rsidR="00542029" w:rsidRPr="00542029" w:rsidRDefault="00542029" w:rsidP="00542029">
      <w:pPr>
        <w:spacing w:line="480" w:lineRule="auto"/>
        <w:ind w:hanging="480"/>
        <w:rPr>
          <w:rFonts w:ascii="Times New Roman" w:eastAsia="Times New Roman" w:hAnsi="Times New Roman"/>
          <w:sz w:val="24"/>
          <w:szCs w:val="24"/>
          <w:lang w:val="en-US"/>
        </w:rPr>
      </w:pPr>
      <w:r w:rsidRPr="009E5AF2">
        <w:rPr>
          <w:rFonts w:ascii="Times New Roman" w:eastAsia="Times New Roman" w:hAnsi="Times New Roman"/>
          <w:sz w:val="24"/>
          <w:szCs w:val="24"/>
          <w:lang w:val="fr-CH"/>
        </w:rPr>
        <w:t xml:space="preserve">Piketty, T. (2001). </w:t>
      </w:r>
      <w:r w:rsidRPr="009E5AF2">
        <w:rPr>
          <w:rFonts w:ascii="Times New Roman" w:eastAsia="Times New Roman" w:hAnsi="Times New Roman"/>
          <w:i/>
          <w:iCs/>
          <w:sz w:val="24"/>
          <w:szCs w:val="24"/>
          <w:lang w:val="fr-CH"/>
        </w:rPr>
        <w:t xml:space="preserve">Les hauts revenus en France au XXe </w:t>
      </w:r>
      <w:proofErr w:type="spellStart"/>
      <w:r w:rsidRPr="009E5AF2">
        <w:rPr>
          <w:rFonts w:ascii="Times New Roman" w:eastAsia="Times New Roman" w:hAnsi="Times New Roman"/>
          <w:i/>
          <w:iCs/>
          <w:sz w:val="24"/>
          <w:szCs w:val="24"/>
          <w:lang w:val="fr-CH"/>
        </w:rPr>
        <w:t>siècle</w:t>
      </w:r>
      <w:proofErr w:type="spellEnd"/>
      <w:r w:rsidRPr="009E5AF2">
        <w:rPr>
          <w:rFonts w:ascii="Times New Roman" w:eastAsia="Times New Roman" w:hAnsi="Times New Roman"/>
          <w:i/>
          <w:iCs/>
          <w:sz w:val="24"/>
          <w:szCs w:val="24"/>
          <w:lang w:val="fr-CH"/>
        </w:rPr>
        <w:t xml:space="preserve">: </w:t>
      </w:r>
      <w:proofErr w:type="spellStart"/>
      <w:r w:rsidRPr="009E5AF2">
        <w:rPr>
          <w:rFonts w:ascii="Times New Roman" w:eastAsia="Times New Roman" w:hAnsi="Times New Roman"/>
          <w:i/>
          <w:iCs/>
          <w:sz w:val="24"/>
          <w:szCs w:val="24"/>
          <w:lang w:val="fr-CH"/>
        </w:rPr>
        <w:t>inégalités</w:t>
      </w:r>
      <w:proofErr w:type="spellEnd"/>
      <w:r w:rsidRPr="009E5AF2">
        <w:rPr>
          <w:rFonts w:ascii="Times New Roman" w:eastAsia="Times New Roman" w:hAnsi="Times New Roman"/>
          <w:i/>
          <w:iCs/>
          <w:sz w:val="24"/>
          <w:szCs w:val="24"/>
          <w:lang w:val="fr-CH"/>
        </w:rPr>
        <w:t xml:space="preserve"> et redistributions : 1901-1998</w:t>
      </w:r>
      <w:r w:rsidRPr="009E5AF2">
        <w:rPr>
          <w:rFonts w:ascii="Times New Roman" w:eastAsia="Times New Roman" w:hAnsi="Times New Roman"/>
          <w:sz w:val="24"/>
          <w:szCs w:val="24"/>
          <w:lang w:val="fr-CH"/>
        </w:rPr>
        <w:t xml:space="preserve">. </w:t>
      </w:r>
      <w:r w:rsidRPr="00542029">
        <w:rPr>
          <w:rFonts w:ascii="Times New Roman" w:eastAsia="Times New Roman" w:hAnsi="Times New Roman"/>
          <w:sz w:val="24"/>
          <w:szCs w:val="24"/>
          <w:lang w:val="en-US"/>
        </w:rPr>
        <w:t xml:space="preserve">Paris: </w:t>
      </w:r>
      <w:proofErr w:type="spellStart"/>
      <w:r w:rsidRPr="00542029">
        <w:rPr>
          <w:rFonts w:ascii="Times New Roman" w:eastAsia="Times New Roman" w:hAnsi="Times New Roman"/>
          <w:sz w:val="24"/>
          <w:szCs w:val="24"/>
          <w:lang w:val="en-US"/>
        </w:rPr>
        <w:t>Grasset</w:t>
      </w:r>
      <w:proofErr w:type="spellEnd"/>
      <w:r w:rsidRPr="00542029">
        <w:rPr>
          <w:rFonts w:ascii="Times New Roman" w:eastAsia="Times New Roman" w:hAnsi="Times New Roman"/>
          <w:sz w:val="24"/>
          <w:szCs w:val="24"/>
          <w:lang w:val="en-US"/>
        </w:rPr>
        <w:t>.</w:t>
      </w:r>
    </w:p>
    <w:p w14:paraId="4C213124" w14:textId="77777777" w:rsidR="00542029" w:rsidRPr="00542029" w:rsidRDefault="00542029" w:rsidP="00542029">
      <w:pPr>
        <w:spacing w:line="480" w:lineRule="auto"/>
        <w:ind w:hanging="480"/>
        <w:rPr>
          <w:rFonts w:ascii="Times New Roman" w:eastAsia="Times New Roman" w:hAnsi="Times New Roman"/>
          <w:sz w:val="24"/>
          <w:szCs w:val="24"/>
          <w:lang w:val="en-US"/>
        </w:rPr>
      </w:pPr>
      <w:proofErr w:type="gramStart"/>
      <w:r w:rsidRPr="00542029">
        <w:rPr>
          <w:rFonts w:ascii="Times New Roman" w:eastAsia="Times New Roman" w:hAnsi="Times New Roman"/>
          <w:sz w:val="24"/>
          <w:szCs w:val="24"/>
          <w:lang w:val="en-US"/>
        </w:rPr>
        <w:t>Piketty, T. (2003).</w:t>
      </w:r>
      <w:proofErr w:type="gramEnd"/>
      <w:r w:rsidRPr="00542029">
        <w:rPr>
          <w:rFonts w:ascii="Times New Roman" w:eastAsia="Times New Roman" w:hAnsi="Times New Roman"/>
          <w:sz w:val="24"/>
          <w:szCs w:val="24"/>
          <w:lang w:val="en-US"/>
        </w:rPr>
        <w:t xml:space="preserve"> Income Inequality in France, 1901-1998. </w:t>
      </w:r>
      <w:r w:rsidRPr="00542029">
        <w:rPr>
          <w:rFonts w:ascii="Times New Roman" w:eastAsia="Times New Roman" w:hAnsi="Times New Roman"/>
          <w:i/>
          <w:iCs/>
          <w:sz w:val="24"/>
          <w:szCs w:val="24"/>
          <w:lang w:val="en-US"/>
        </w:rPr>
        <w:t>Journal of Political Economy</w:t>
      </w:r>
      <w:r w:rsidRPr="00542029">
        <w:rPr>
          <w:rFonts w:ascii="Times New Roman" w:eastAsia="Times New Roman" w:hAnsi="Times New Roman"/>
          <w:sz w:val="24"/>
          <w:szCs w:val="24"/>
          <w:lang w:val="en-US"/>
        </w:rPr>
        <w:t xml:space="preserve">, </w:t>
      </w:r>
      <w:r w:rsidRPr="00542029">
        <w:rPr>
          <w:rFonts w:ascii="Times New Roman" w:eastAsia="Times New Roman" w:hAnsi="Times New Roman"/>
          <w:i/>
          <w:iCs/>
          <w:sz w:val="24"/>
          <w:szCs w:val="24"/>
          <w:lang w:val="en-US"/>
        </w:rPr>
        <w:t>111</w:t>
      </w:r>
      <w:r w:rsidRPr="00542029">
        <w:rPr>
          <w:rFonts w:ascii="Times New Roman" w:eastAsia="Times New Roman" w:hAnsi="Times New Roman"/>
          <w:sz w:val="24"/>
          <w:szCs w:val="24"/>
          <w:lang w:val="en-US"/>
        </w:rPr>
        <w:t>(5), 1004–1042.</w:t>
      </w:r>
    </w:p>
    <w:p w14:paraId="3067064C" w14:textId="77777777" w:rsidR="00542029" w:rsidRPr="00542029" w:rsidRDefault="00542029" w:rsidP="00542029">
      <w:pPr>
        <w:spacing w:line="480" w:lineRule="auto"/>
        <w:ind w:hanging="480"/>
        <w:rPr>
          <w:rFonts w:ascii="Times New Roman" w:eastAsia="Times New Roman" w:hAnsi="Times New Roman"/>
          <w:sz w:val="24"/>
          <w:szCs w:val="24"/>
          <w:lang w:val="en-US"/>
        </w:rPr>
      </w:pPr>
      <w:proofErr w:type="gramStart"/>
      <w:r w:rsidRPr="00542029">
        <w:rPr>
          <w:rFonts w:ascii="Times New Roman" w:eastAsia="Times New Roman" w:hAnsi="Times New Roman"/>
          <w:sz w:val="24"/>
          <w:szCs w:val="24"/>
          <w:lang w:val="en-US"/>
        </w:rPr>
        <w:t xml:space="preserve">Piketty, T., &amp; </w:t>
      </w:r>
      <w:proofErr w:type="spellStart"/>
      <w:r w:rsidRPr="00542029">
        <w:rPr>
          <w:rFonts w:ascii="Times New Roman" w:eastAsia="Times New Roman" w:hAnsi="Times New Roman"/>
          <w:sz w:val="24"/>
          <w:szCs w:val="24"/>
          <w:lang w:val="en-US"/>
        </w:rPr>
        <w:t>Saez</w:t>
      </w:r>
      <w:proofErr w:type="spellEnd"/>
      <w:r w:rsidRPr="00542029">
        <w:rPr>
          <w:rFonts w:ascii="Times New Roman" w:eastAsia="Times New Roman" w:hAnsi="Times New Roman"/>
          <w:sz w:val="24"/>
          <w:szCs w:val="24"/>
          <w:lang w:val="en-US"/>
        </w:rPr>
        <w:t>, E. (2003).</w:t>
      </w:r>
      <w:proofErr w:type="gramEnd"/>
      <w:r w:rsidRPr="00542029">
        <w:rPr>
          <w:rFonts w:ascii="Times New Roman" w:eastAsia="Times New Roman" w:hAnsi="Times New Roman"/>
          <w:sz w:val="24"/>
          <w:szCs w:val="24"/>
          <w:lang w:val="en-US"/>
        </w:rPr>
        <w:t xml:space="preserve"> </w:t>
      </w:r>
      <w:proofErr w:type="gramStart"/>
      <w:r w:rsidRPr="00542029">
        <w:rPr>
          <w:rFonts w:ascii="Times New Roman" w:eastAsia="Times New Roman" w:hAnsi="Times New Roman"/>
          <w:sz w:val="24"/>
          <w:szCs w:val="24"/>
          <w:lang w:val="en-US"/>
        </w:rPr>
        <w:t>Income inequality in the United States, 1913–1998.</w:t>
      </w:r>
      <w:proofErr w:type="gramEnd"/>
      <w:r w:rsidRPr="00542029">
        <w:rPr>
          <w:rFonts w:ascii="Times New Roman" w:eastAsia="Times New Roman" w:hAnsi="Times New Roman"/>
          <w:sz w:val="24"/>
          <w:szCs w:val="24"/>
          <w:lang w:val="en-US"/>
        </w:rPr>
        <w:t xml:space="preserve"> </w:t>
      </w:r>
      <w:r w:rsidRPr="00542029">
        <w:rPr>
          <w:rFonts w:ascii="Times New Roman" w:eastAsia="Times New Roman" w:hAnsi="Times New Roman"/>
          <w:i/>
          <w:iCs/>
          <w:sz w:val="24"/>
          <w:szCs w:val="24"/>
          <w:lang w:val="en-US"/>
        </w:rPr>
        <w:t>The Quarterly Journal of Economics</w:t>
      </w:r>
      <w:r w:rsidRPr="00542029">
        <w:rPr>
          <w:rFonts w:ascii="Times New Roman" w:eastAsia="Times New Roman" w:hAnsi="Times New Roman"/>
          <w:sz w:val="24"/>
          <w:szCs w:val="24"/>
          <w:lang w:val="en-US"/>
        </w:rPr>
        <w:t xml:space="preserve">, </w:t>
      </w:r>
      <w:r w:rsidRPr="00542029">
        <w:rPr>
          <w:rFonts w:ascii="Times New Roman" w:eastAsia="Times New Roman" w:hAnsi="Times New Roman"/>
          <w:i/>
          <w:iCs/>
          <w:sz w:val="24"/>
          <w:szCs w:val="24"/>
          <w:lang w:val="en-US"/>
        </w:rPr>
        <w:t>118</w:t>
      </w:r>
      <w:r w:rsidRPr="00542029">
        <w:rPr>
          <w:rFonts w:ascii="Times New Roman" w:eastAsia="Times New Roman" w:hAnsi="Times New Roman"/>
          <w:sz w:val="24"/>
          <w:szCs w:val="24"/>
          <w:lang w:val="en-US"/>
        </w:rPr>
        <w:t>(1), 1–41.</w:t>
      </w:r>
    </w:p>
    <w:p w14:paraId="7B6971BD" w14:textId="77777777" w:rsidR="00542029" w:rsidRPr="00542029" w:rsidRDefault="00542029" w:rsidP="00542029">
      <w:pPr>
        <w:spacing w:line="480" w:lineRule="auto"/>
        <w:ind w:hanging="480"/>
        <w:rPr>
          <w:rFonts w:ascii="Times New Roman" w:eastAsia="Times New Roman" w:hAnsi="Times New Roman"/>
          <w:sz w:val="24"/>
          <w:szCs w:val="24"/>
          <w:lang w:val="en-US"/>
        </w:rPr>
      </w:pPr>
      <w:proofErr w:type="spellStart"/>
      <w:proofErr w:type="gramStart"/>
      <w:r w:rsidRPr="00542029">
        <w:rPr>
          <w:rFonts w:ascii="Times New Roman" w:eastAsia="Times New Roman" w:hAnsi="Times New Roman"/>
          <w:sz w:val="24"/>
          <w:szCs w:val="24"/>
          <w:lang w:val="en-US"/>
        </w:rPr>
        <w:t>Salverda</w:t>
      </w:r>
      <w:proofErr w:type="spellEnd"/>
      <w:r w:rsidRPr="00542029">
        <w:rPr>
          <w:rFonts w:ascii="Times New Roman" w:eastAsia="Times New Roman" w:hAnsi="Times New Roman"/>
          <w:sz w:val="24"/>
          <w:szCs w:val="24"/>
          <w:lang w:val="en-US"/>
        </w:rPr>
        <w:t xml:space="preserve">, W., Nolan, B., </w:t>
      </w:r>
      <w:proofErr w:type="spellStart"/>
      <w:r w:rsidRPr="00542029">
        <w:rPr>
          <w:rFonts w:ascii="Times New Roman" w:eastAsia="Times New Roman" w:hAnsi="Times New Roman"/>
          <w:sz w:val="24"/>
          <w:szCs w:val="24"/>
          <w:lang w:val="en-US"/>
        </w:rPr>
        <w:t>Checchi</w:t>
      </w:r>
      <w:proofErr w:type="spellEnd"/>
      <w:r w:rsidRPr="00542029">
        <w:rPr>
          <w:rFonts w:ascii="Times New Roman" w:eastAsia="Times New Roman" w:hAnsi="Times New Roman"/>
          <w:sz w:val="24"/>
          <w:szCs w:val="24"/>
          <w:lang w:val="en-US"/>
        </w:rPr>
        <w:t xml:space="preserve">, D., Marx, I., McKnight, A., &amp; </w:t>
      </w:r>
      <w:proofErr w:type="spellStart"/>
      <w:r w:rsidRPr="00542029">
        <w:rPr>
          <w:rFonts w:ascii="Times New Roman" w:eastAsia="Times New Roman" w:hAnsi="Times New Roman"/>
          <w:sz w:val="24"/>
          <w:szCs w:val="24"/>
          <w:lang w:val="en-US"/>
        </w:rPr>
        <w:t>Toth</w:t>
      </w:r>
      <w:proofErr w:type="spellEnd"/>
      <w:r w:rsidRPr="00542029">
        <w:rPr>
          <w:rFonts w:ascii="Times New Roman" w:eastAsia="Times New Roman" w:hAnsi="Times New Roman"/>
          <w:sz w:val="24"/>
          <w:szCs w:val="24"/>
          <w:lang w:val="en-US"/>
        </w:rPr>
        <w:t>, I. G. (2014).</w:t>
      </w:r>
      <w:proofErr w:type="gramEnd"/>
      <w:r w:rsidRPr="00542029">
        <w:rPr>
          <w:rFonts w:ascii="Times New Roman" w:eastAsia="Times New Roman" w:hAnsi="Times New Roman"/>
          <w:sz w:val="24"/>
          <w:szCs w:val="24"/>
          <w:lang w:val="en-US"/>
        </w:rPr>
        <w:t xml:space="preserve"> </w:t>
      </w:r>
      <w:proofErr w:type="gramStart"/>
      <w:r w:rsidRPr="00542029">
        <w:rPr>
          <w:rFonts w:ascii="Times New Roman" w:eastAsia="Times New Roman" w:hAnsi="Times New Roman"/>
          <w:i/>
          <w:iCs/>
          <w:sz w:val="24"/>
          <w:szCs w:val="24"/>
          <w:lang w:val="en-US"/>
        </w:rPr>
        <w:t>Changing Inequalities in Rich Countries: Analytical and Comparative Perspectives</w:t>
      </w:r>
      <w:r w:rsidRPr="00542029">
        <w:rPr>
          <w:rFonts w:ascii="Times New Roman" w:eastAsia="Times New Roman" w:hAnsi="Times New Roman"/>
          <w:sz w:val="24"/>
          <w:szCs w:val="24"/>
          <w:lang w:val="en-US"/>
        </w:rPr>
        <w:t>.</w:t>
      </w:r>
      <w:proofErr w:type="gramEnd"/>
      <w:r w:rsidRPr="00542029">
        <w:rPr>
          <w:rFonts w:ascii="Times New Roman" w:eastAsia="Times New Roman" w:hAnsi="Times New Roman"/>
          <w:sz w:val="24"/>
          <w:szCs w:val="24"/>
          <w:lang w:val="en-US"/>
        </w:rPr>
        <w:t xml:space="preserve"> Oxford: Oxford University Press.</w:t>
      </w:r>
    </w:p>
    <w:p w14:paraId="173D6197" w14:textId="77777777" w:rsidR="00542029" w:rsidRPr="00542029" w:rsidRDefault="00542029" w:rsidP="00542029">
      <w:pPr>
        <w:spacing w:line="480" w:lineRule="auto"/>
        <w:ind w:hanging="480"/>
        <w:rPr>
          <w:rFonts w:ascii="Times New Roman" w:eastAsia="Times New Roman" w:hAnsi="Times New Roman"/>
          <w:sz w:val="24"/>
          <w:szCs w:val="24"/>
          <w:lang w:val="en-US"/>
        </w:rPr>
      </w:pPr>
      <w:proofErr w:type="spellStart"/>
      <w:proofErr w:type="gramStart"/>
      <w:r w:rsidRPr="00542029">
        <w:rPr>
          <w:rFonts w:ascii="Times New Roman" w:eastAsia="Times New Roman" w:hAnsi="Times New Roman"/>
          <w:sz w:val="24"/>
          <w:szCs w:val="24"/>
          <w:lang w:val="en-US"/>
        </w:rPr>
        <w:t>Särndal</w:t>
      </w:r>
      <w:proofErr w:type="spellEnd"/>
      <w:r w:rsidRPr="00542029">
        <w:rPr>
          <w:rFonts w:ascii="Times New Roman" w:eastAsia="Times New Roman" w:hAnsi="Times New Roman"/>
          <w:sz w:val="24"/>
          <w:szCs w:val="24"/>
          <w:lang w:val="en-US"/>
        </w:rPr>
        <w:t xml:space="preserve">, C.-E., </w:t>
      </w:r>
      <w:proofErr w:type="spellStart"/>
      <w:r w:rsidRPr="00542029">
        <w:rPr>
          <w:rFonts w:ascii="Times New Roman" w:eastAsia="Times New Roman" w:hAnsi="Times New Roman"/>
          <w:sz w:val="24"/>
          <w:szCs w:val="24"/>
          <w:lang w:val="en-US"/>
        </w:rPr>
        <w:t>Swensson</w:t>
      </w:r>
      <w:proofErr w:type="spellEnd"/>
      <w:r w:rsidRPr="00542029">
        <w:rPr>
          <w:rFonts w:ascii="Times New Roman" w:eastAsia="Times New Roman" w:hAnsi="Times New Roman"/>
          <w:sz w:val="24"/>
          <w:szCs w:val="24"/>
          <w:lang w:val="en-US"/>
        </w:rPr>
        <w:t xml:space="preserve">, B., &amp; </w:t>
      </w:r>
      <w:proofErr w:type="spellStart"/>
      <w:r w:rsidRPr="00542029">
        <w:rPr>
          <w:rFonts w:ascii="Times New Roman" w:eastAsia="Times New Roman" w:hAnsi="Times New Roman"/>
          <w:sz w:val="24"/>
          <w:szCs w:val="24"/>
          <w:lang w:val="en-US"/>
        </w:rPr>
        <w:t>Wretman</w:t>
      </w:r>
      <w:proofErr w:type="spellEnd"/>
      <w:r w:rsidRPr="00542029">
        <w:rPr>
          <w:rFonts w:ascii="Times New Roman" w:eastAsia="Times New Roman" w:hAnsi="Times New Roman"/>
          <w:sz w:val="24"/>
          <w:szCs w:val="24"/>
          <w:lang w:val="en-US"/>
        </w:rPr>
        <w:t>, J. (2003).</w:t>
      </w:r>
      <w:proofErr w:type="gramEnd"/>
      <w:r w:rsidRPr="00542029">
        <w:rPr>
          <w:rFonts w:ascii="Times New Roman" w:eastAsia="Times New Roman" w:hAnsi="Times New Roman"/>
          <w:sz w:val="24"/>
          <w:szCs w:val="24"/>
          <w:lang w:val="en-US"/>
        </w:rPr>
        <w:t xml:space="preserve"> </w:t>
      </w:r>
      <w:proofErr w:type="gramStart"/>
      <w:r w:rsidRPr="00542029">
        <w:rPr>
          <w:rFonts w:ascii="Times New Roman" w:eastAsia="Times New Roman" w:hAnsi="Times New Roman"/>
          <w:i/>
          <w:iCs/>
          <w:sz w:val="24"/>
          <w:szCs w:val="24"/>
          <w:lang w:val="en-US"/>
        </w:rPr>
        <w:t>Model Assisted Survey Sampling</w:t>
      </w:r>
      <w:r w:rsidRPr="00542029">
        <w:rPr>
          <w:rFonts w:ascii="Times New Roman" w:eastAsia="Times New Roman" w:hAnsi="Times New Roman"/>
          <w:sz w:val="24"/>
          <w:szCs w:val="24"/>
          <w:lang w:val="en-US"/>
        </w:rPr>
        <w:t>.</w:t>
      </w:r>
      <w:proofErr w:type="gramEnd"/>
      <w:r w:rsidRPr="00542029">
        <w:rPr>
          <w:rFonts w:ascii="Times New Roman" w:eastAsia="Times New Roman" w:hAnsi="Times New Roman"/>
          <w:sz w:val="24"/>
          <w:szCs w:val="24"/>
          <w:lang w:val="en-US"/>
        </w:rPr>
        <w:t xml:space="preserve"> </w:t>
      </w:r>
      <w:proofErr w:type="gramStart"/>
      <w:r w:rsidRPr="00542029">
        <w:rPr>
          <w:rFonts w:ascii="Times New Roman" w:eastAsia="Times New Roman" w:hAnsi="Times New Roman"/>
          <w:sz w:val="24"/>
          <w:szCs w:val="24"/>
          <w:lang w:val="en-US"/>
        </w:rPr>
        <w:t>Springer.</w:t>
      </w:r>
      <w:proofErr w:type="gramEnd"/>
    </w:p>
    <w:p w14:paraId="28D58FFC" w14:textId="77777777" w:rsidR="00542029" w:rsidRPr="00542029" w:rsidRDefault="00542029" w:rsidP="00542029">
      <w:pPr>
        <w:spacing w:line="480" w:lineRule="auto"/>
        <w:ind w:hanging="480"/>
        <w:rPr>
          <w:rFonts w:ascii="Times New Roman" w:eastAsia="Times New Roman" w:hAnsi="Times New Roman"/>
          <w:sz w:val="24"/>
          <w:szCs w:val="24"/>
          <w:lang w:val="en-US"/>
        </w:rPr>
      </w:pPr>
      <w:r w:rsidRPr="00542029">
        <w:rPr>
          <w:rFonts w:ascii="Times New Roman" w:eastAsia="Times New Roman" w:hAnsi="Times New Roman"/>
          <w:sz w:val="24"/>
          <w:szCs w:val="24"/>
          <w:lang w:val="en-US"/>
        </w:rPr>
        <w:t xml:space="preserve">Sen, A. (1973). </w:t>
      </w:r>
      <w:proofErr w:type="gramStart"/>
      <w:r w:rsidRPr="00542029">
        <w:rPr>
          <w:rFonts w:ascii="Times New Roman" w:eastAsia="Times New Roman" w:hAnsi="Times New Roman"/>
          <w:sz w:val="24"/>
          <w:szCs w:val="24"/>
          <w:lang w:val="en-US"/>
        </w:rPr>
        <w:t>On economic inequality.</w:t>
      </w:r>
      <w:proofErr w:type="gramEnd"/>
      <w:r w:rsidRPr="00542029">
        <w:rPr>
          <w:rFonts w:ascii="Times New Roman" w:eastAsia="Times New Roman" w:hAnsi="Times New Roman"/>
          <w:sz w:val="24"/>
          <w:szCs w:val="24"/>
          <w:lang w:val="en-US"/>
        </w:rPr>
        <w:t xml:space="preserve"> </w:t>
      </w:r>
      <w:proofErr w:type="gramStart"/>
      <w:r w:rsidRPr="00542029">
        <w:rPr>
          <w:rFonts w:ascii="Times New Roman" w:eastAsia="Times New Roman" w:hAnsi="Times New Roman"/>
          <w:i/>
          <w:iCs/>
          <w:sz w:val="24"/>
          <w:szCs w:val="24"/>
          <w:lang w:val="en-US"/>
        </w:rPr>
        <w:t>OUP Catalogue</w:t>
      </w:r>
      <w:r w:rsidRPr="00542029">
        <w:rPr>
          <w:rFonts w:ascii="Times New Roman" w:eastAsia="Times New Roman" w:hAnsi="Times New Roman"/>
          <w:sz w:val="24"/>
          <w:szCs w:val="24"/>
          <w:lang w:val="en-US"/>
        </w:rPr>
        <w:t>.</w:t>
      </w:r>
      <w:proofErr w:type="gramEnd"/>
      <w:r w:rsidRPr="00542029">
        <w:rPr>
          <w:rFonts w:ascii="Times New Roman" w:eastAsia="Times New Roman" w:hAnsi="Times New Roman"/>
          <w:sz w:val="24"/>
          <w:szCs w:val="24"/>
          <w:lang w:val="en-US"/>
        </w:rPr>
        <w:t xml:space="preserve"> Retrieved from http://ideas.repec.org/b/oxp/obooks/9780198281931.html</w:t>
      </w:r>
    </w:p>
    <w:p w14:paraId="24017DE1" w14:textId="77777777" w:rsidR="00542029" w:rsidRPr="00542029" w:rsidRDefault="00542029" w:rsidP="00542029">
      <w:pPr>
        <w:spacing w:line="480" w:lineRule="auto"/>
        <w:ind w:hanging="480"/>
        <w:rPr>
          <w:rFonts w:ascii="Times New Roman" w:eastAsia="Times New Roman" w:hAnsi="Times New Roman"/>
          <w:sz w:val="24"/>
          <w:szCs w:val="24"/>
          <w:lang w:val="en-US"/>
        </w:rPr>
      </w:pPr>
      <w:proofErr w:type="spellStart"/>
      <w:proofErr w:type="gramStart"/>
      <w:r w:rsidRPr="00542029">
        <w:rPr>
          <w:rFonts w:ascii="Times New Roman" w:eastAsia="Times New Roman" w:hAnsi="Times New Roman"/>
          <w:sz w:val="24"/>
          <w:szCs w:val="24"/>
          <w:lang w:val="en-US"/>
        </w:rPr>
        <w:t>Shorrocks</w:t>
      </w:r>
      <w:proofErr w:type="spellEnd"/>
      <w:r w:rsidRPr="00542029">
        <w:rPr>
          <w:rFonts w:ascii="Times New Roman" w:eastAsia="Times New Roman" w:hAnsi="Times New Roman"/>
          <w:sz w:val="24"/>
          <w:szCs w:val="24"/>
          <w:lang w:val="en-US"/>
        </w:rPr>
        <w:t xml:space="preserve">, A., &amp; </w:t>
      </w:r>
      <w:proofErr w:type="spellStart"/>
      <w:r w:rsidRPr="00542029">
        <w:rPr>
          <w:rFonts w:ascii="Times New Roman" w:eastAsia="Times New Roman" w:hAnsi="Times New Roman"/>
          <w:sz w:val="24"/>
          <w:szCs w:val="24"/>
          <w:lang w:val="en-US"/>
        </w:rPr>
        <w:t>Slottje</w:t>
      </w:r>
      <w:proofErr w:type="spellEnd"/>
      <w:r w:rsidRPr="00542029">
        <w:rPr>
          <w:rFonts w:ascii="Times New Roman" w:eastAsia="Times New Roman" w:hAnsi="Times New Roman"/>
          <w:sz w:val="24"/>
          <w:szCs w:val="24"/>
          <w:lang w:val="en-US"/>
        </w:rPr>
        <w:t>, D. (2002).</w:t>
      </w:r>
      <w:proofErr w:type="gramEnd"/>
      <w:r w:rsidRPr="00542029">
        <w:rPr>
          <w:rFonts w:ascii="Times New Roman" w:eastAsia="Times New Roman" w:hAnsi="Times New Roman"/>
          <w:sz w:val="24"/>
          <w:szCs w:val="24"/>
          <w:lang w:val="en-US"/>
        </w:rPr>
        <w:t xml:space="preserve"> </w:t>
      </w:r>
      <w:proofErr w:type="gramStart"/>
      <w:r w:rsidRPr="00542029">
        <w:rPr>
          <w:rFonts w:ascii="Times New Roman" w:eastAsia="Times New Roman" w:hAnsi="Times New Roman"/>
          <w:sz w:val="24"/>
          <w:szCs w:val="24"/>
          <w:lang w:val="en-US"/>
        </w:rPr>
        <w:t>Approximating unanimity orderings: An application to Lorenz dominance.</w:t>
      </w:r>
      <w:proofErr w:type="gramEnd"/>
      <w:r w:rsidRPr="00542029">
        <w:rPr>
          <w:rFonts w:ascii="Times New Roman" w:eastAsia="Times New Roman" w:hAnsi="Times New Roman"/>
          <w:sz w:val="24"/>
          <w:szCs w:val="24"/>
          <w:lang w:val="en-US"/>
        </w:rPr>
        <w:t xml:space="preserve"> </w:t>
      </w:r>
      <w:r w:rsidRPr="00542029">
        <w:rPr>
          <w:rFonts w:ascii="Times New Roman" w:eastAsia="Times New Roman" w:hAnsi="Times New Roman"/>
          <w:i/>
          <w:iCs/>
          <w:sz w:val="24"/>
          <w:szCs w:val="24"/>
          <w:lang w:val="en-US"/>
        </w:rPr>
        <w:t>Journal of Economics</w:t>
      </w:r>
      <w:r w:rsidRPr="00542029">
        <w:rPr>
          <w:rFonts w:ascii="Times New Roman" w:eastAsia="Times New Roman" w:hAnsi="Times New Roman"/>
          <w:sz w:val="24"/>
          <w:szCs w:val="24"/>
          <w:lang w:val="en-US"/>
        </w:rPr>
        <w:t xml:space="preserve">, </w:t>
      </w:r>
      <w:r w:rsidRPr="00542029">
        <w:rPr>
          <w:rFonts w:ascii="Times New Roman" w:eastAsia="Times New Roman" w:hAnsi="Times New Roman"/>
          <w:i/>
          <w:iCs/>
          <w:sz w:val="24"/>
          <w:szCs w:val="24"/>
          <w:lang w:val="en-US"/>
        </w:rPr>
        <w:t>9</w:t>
      </w:r>
      <w:r w:rsidRPr="00542029">
        <w:rPr>
          <w:rFonts w:ascii="Times New Roman" w:eastAsia="Times New Roman" w:hAnsi="Times New Roman"/>
          <w:sz w:val="24"/>
          <w:szCs w:val="24"/>
          <w:lang w:val="en-US"/>
        </w:rPr>
        <w:t>(1), 91–117.</w:t>
      </w:r>
    </w:p>
    <w:p w14:paraId="6846F794" w14:textId="12A362A0" w:rsidR="00542029" w:rsidRPr="00542029" w:rsidRDefault="00542029" w:rsidP="00542029">
      <w:pPr>
        <w:spacing w:line="480" w:lineRule="auto"/>
        <w:ind w:hanging="480"/>
        <w:rPr>
          <w:rFonts w:ascii="Times New Roman" w:eastAsia="Times New Roman" w:hAnsi="Times New Roman"/>
          <w:sz w:val="24"/>
          <w:szCs w:val="24"/>
          <w:lang w:val="en-US"/>
        </w:rPr>
      </w:pPr>
      <w:proofErr w:type="gramStart"/>
      <w:r w:rsidRPr="00542029">
        <w:rPr>
          <w:rFonts w:ascii="Times New Roman" w:eastAsia="Times New Roman" w:hAnsi="Times New Roman"/>
          <w:sz w:val="24"/>
          <w:szCs w:val="24"/>
          <w:lang w:val="en-US"/>
        </w:rPr>
        <w:t>SNA.</w:t>
      </w:r>
      <w:proofErr w:type="gramEnd"/>
      <w:r w:rsidRPr="00542029">
        <w:rPr>
          <w:rFonts w:ascii="Times New Roman" w:eastAsia="Times New Roman" w:hAnsi="Times New Roman"/>
          <w:sz w:val="24"/>
          <w:szCs w:val="24"/>
          <w:lang w:val="en-US"/>
        </w:rPr>
        <w:t xml:space="preserve"> </w:t>
      </w:r>
      <w:proofErr w:type="gramStart"/>
      <w:r w:rsidRPr="00542029">
        <w:rPr>
          <w:rFonts w:ascii="Times New Roman" w:eastAsia="Times New Roman" w:hAnsi="Times New Roman"/>
          <w:sz w:val="24"/>
          <w:szCs w:val="24"/>
          <w:lang w:val="en-US"/>
        </w:rPr>
        <w:t xml:space="preserve">(2008). </w:t>
      </w:r>
      <w:r w:rsidRPr="00542029">
        <w:rPr>
          <w:rFonts w:ascii="Times New Roman" w:eastAsia="Times New Roman" w:hAnsi="Times New Roman"/>
          <w:i/>
          <w:iCs/>
          <w:sz w:val="24"/>
          <w:szCs w:val="24"/>
          <w:lang w:val="en-US"/>
        </w:rPr>
        <w:t>System of national accounts 2008</w:t>
      </w:r>
      <w:r w:rsidRPr="00542029">
        <w:rPr>
          <w:rFonts w:ascii="Times New Roman" w:eastAsia="Times New Roman" w:hAnsi="Times New Roman"/>
          <w:sz w:val="24"/>
          <w:szCs w:val="24"/>
          <w:lang w:val="en-US"/>
        </w:rPr>
        <w:t>.</w:t>
      </w:r>
      <w:proofErr w:type="gramEnd"/>
      <w:r w:rsidRPr="00542029">
        <w:rPr>
          <w:rFonts w:ascii="Times New Roman" w:eastAsia="Times New Roman" w:hAnsi="Times New Roman"/>
          <w:sz w:val="24"/>
          <w:szCs w:val="24"/>
          <w:lang w:val="en-US"/>
        </w:rPr>
        <w:t xml:space="preserve"> New York: UN. </w:t>
      </w:r>
    </w:p>
    <w:p w14:paraId="0594D69D" w14:textId="77777777" w:rsidR="00542029" w:rsidRPr="00542029" w:rsidRDefault="00542029" w:rsidP="00542029">
      <w:pPr>
        <w:spacing w:line="480" w:lineRule="auto"/>
        <w:ind w:hanging="480"/>
        <w:rPr>
          <w:rFonts w:ascii="Times New Roman" w:eastAsia="Times New Roman" w:hAnsi="Times New Roman"/>
          <w:sz w:val="24"/>
          <w:szCs w:val="24"/>
          <w:lang w:val="en-US"/>
        </w:rPr>
      </w:pPr>
      <w:proofErr w:type="spellStart"/>
      <w:r w:rsidRPr="00542029">
        <w:rPr>
          <w:rFonts w:ascii="Times New Roman" w:eastAsia="Times New Roman" w:hAnsi="Times New Roman"/>
          <w:sz w:val="24"/>
          <w:szCs w:val="24"/>
          <w:lang w:val="en-US"/>
        </w:rPr>
        <w:t>Stiglitz</w:t>
      </w:r>
      <w:proofErr w:type="spellEnd"/>
      <w:r w:rsidRPr="00542029">
        <w:rPr>
          <w:rFonts w:ascii="Times New Roman" w:eastAsia="Times New Roman" w:hAnsi="Times New Roman"/>
          <w:sz w:val="24"/>
          <w:szCs w:val="24"/>
          <w:lang w:val="en-US"/>
        </w:rPr>
        <w:t xml:space="preserve">, J. E. (2012). </w:t>
      </w:r>
      <w:proofErr w:type="gramStart"/>
      <w:r w:rsidRPr="00542029">
        <w:rPr>
          <w:rFonts w:ascii="Times New Roman" w:eastAsia="Times New Roman" w:hAnsi="Times New Roman"/>
          <w:i/>
          <w:iCs/>
          <w:sz w:val="24"/>
          <w:szCs w:val="24"/>
          <w:lang w:val="en-US"/>
        </w:rPr>
        <w:t>The price of inequality</w:t>
      </w:r>
      <w:r w:rsidRPr="00542029">
        <w:rPr>
          <w:rFonts w:ascii="Times New Roman" w:eastAsia="Times New Roman" w:hAnsi="Times New Roman"/>
          <w:sz w:val="24"/>
          <w:szCs w:val="24"/>
          <w:lang w:val="en-US"/>
        </w:rPr>
        <w:t>.</w:t>
      </w:r>
      <w:proofErr w:type="gramEnd"/>
      <w:r w:rsidRPr="00542029">
        <w:rPr>
          <w:rFonts w:ascii="Times New Roman" w:eastAsia="Times New Roman" w:hAnsi="Times New Roman"/>
          <w:sz w:val="24"/>
          <w:szCs w:val="24"/>
          <w:lang w:val="en-US"/>
        </w:rPr>
        <w:t xml:space="preserve"> New York; London: W.W. Norton &amp; Company.</w:t>
      </w:r>
    </w:p>
    <w:p w14:paraId="39FA0373" w14:textId="210B5397" w:rsidR="00542029" w:rsidRPr="00542029" w:rsidRDefault="00542029" w:rsidP="00542029">
      <w:pPr>
        <w:spacing w:line="480" w:lineRule="auto"/>
        <w:ind w:hanging="480"/>
        <w:rPr>
          <w:rFonts w:ascii="Times New Roman" w:eastAsia="Times New Roman" w:hAnsi="Times New Roman"/>
          <w:sz w:val="24"/>
          <w:szCs w:val="24"/>
          <w:lang w:val="en-US"/>
        </w:rPr>
      </w:pPr>
      <w:proofErr w:type="gramStart"/>
      <w:r w:rsidRPr="00542029">
        <w:rPr>
          <w:rFonts w:ascii="Times New Roman" w:eastAsia="Times New Roman" w:hAnsi="Times New Roman"/>
          <w:sz w:val="24"/>
          <w:szCs w:val="24"/>
          <w:lang w:val="en-US"/>
        </w:rPr>
        <w:t>UNECE,</w:t>
      </w:r>
      <w:proofErr w:type="gramEnd"/>
      <w:r w:rsidRPr="00542029">
        <w:rPr>
          <w:rFonts w:ascii="Times New Roman" w:eastAsia="Times New Roman" w:hAnsi="Times New Roman"/>
          <w:sz w:val="24"/>
          <w:szCs w:val="24"/>
          <w:lang w:val="en-US"/>
        </w:rPr>
        <w:t xml:space="preserve"> &amp; EUROSTAT. </w:t>
      </w:r>
      <w:proofErr w:type="gramStart"/>
      <w:r w:rsidRPr="00542029">
        <w:rPr>
          <w:rFonts w:ascii="Times New Roman" w:eastAsia="Times New Roman" w:hAnsi="Times New Roman"/>
          <w:sz w:val="24"/>
          <w:szCs w:val="24"/>
          <w:lang w:val="en-US"/>
        </w:rPr>
        <w:t xml:space="preserve">(2006). </w:t>
      </w:r>
      <w:r w:rsidRPr="00542029">
        <w:rPr>
          <w:rFonts w:ascii="Times New Roman" w:eastAsia="Times New Roman" w:hAnsi="Times New Roman"/>
          <w:i/>
          <w:iCs/>
          <w:sz w:val="24"/>
          <w:szCs w:val="24"/>
          <w:lang w:val="en-US"/>
        </w:rPr>
        <w:t>Conference of European Statisticians Recommendations for the 2010 Censuses of Population and Housing</w:t>
      </w:r>
      <w:r w:rsidRPr="00542029">
        <w:rPr>
          <w:rFonts w:ascii="Times New Roman" w:eastAsia="Times New Roman" w:hAnsi="Times New Roman"/>
          <w:sz w:val="24"/>
          <w:szCs w:val="24"/>
          <w:lang w:val="en-US"/>
        </w:rPr>
        <w:t>.</w:t>
      </w:r>
      <w:proofErr w:type="gramEnd"/>
      <w:r w:rsidRPr="00542029">
        <w:rPr>
          <w:rFonts w:ascii="Times New Roman" w:eastAsia="Times New Roman" w:hAnsi="Times New Roman"/>
          <w:sz w:val="24"/>
          <w:szCs w:val="24"/>
          <w:lang w:val="en-US"/>
        </w:rPr>
        <w:t xml:space="preserve"> New York and Geneva: United Nations. Retrieved from </w:t>
      </w:r>
    </w:p>
    <w:p w14:paraId="47633861" w14:textId="77777777" w:rsidR="00542029" w:rsidRPr="00542029" w:rsidRDefault="00542029" w:rsidP="00542029">
      <w:pPr>
        <w:spacing w:line="480" w:lineRule="auto"/>
        <w:ind w:hanging="480"/>
        <w:rPr>
          <w:rFonts w:ascii="Times New Roman" w:eastAsia="Times New Roman" w:hAnsi="Times New Roman"/>
          <w:sz w:val="24"/>
          <w:szCs w:val="24"/>
          <w:lang w:val="en-US"/>
        </w:rPr>
      </w:pPr>
      <w:proofErr w:type="gramStart"/>
      <w:r w:rsidRPr="00542029">
        <w:rPr>
          <w:rFonts w:ascii="Times New Roman" w:eastAsia="Times New Roman" w:hAnsi="Times New Roman"/>
          <w:sz w:val="24"/>
          <w:szCs w:val="24"/>
          <w:lang w:val="en-US"/>
        </w:rPr>
        <w:t>United Nations.</w:t>
      </w:r>
      <w:proofErr w:type="gramEnd"/>
      <w:r w:rsidRPr="00542029">
        <w:rPr>
          <w:rFonts w:ascii="Times New Roman" w:eastAsia="Times New Roman" w:hAnsi="Times New Roman"/>
          <w:sz w:val="24"/>
          <w:szCs w:val="24"/>
          <w:lang w:val="en-US"/>
        </w:rPr>
        <w:t xml:space="preserve"> </w:t>
      </w:r>
      <w:proofErr w:type="gramStart"/>
      <w:r w:rsidRPr="00542029">
        <w:rPr>
          <w:rFonts w:ascii="Times New Roman" w:eastAsia="Times New Roman" w:hAnsi="Times New Roman"/>
          <w:sz w:val="24"/>
          <w:szCs w:val="24"/>
          <w:lang w:val="en-US"/>
        </w:rPr>
        <w:t xml:space="preserve">(2011). </w:t>
      </w:r>
      <w:r w:rsidRPr="00542029">
        <w:rPr>
          <w:rFonts w:ascii="Times New Roman" w:eastAsia="Times New Roman" w:hAnsi="Times New Roman"/>
          <w:i/>
          <w:iCs/>
          <w:sz w:val="24"/>
          <w:szCs w:val="24"/>
          <w:lang w:val="en-US"/>
        </w:rPr>
        <w:t>Canberra Group.</w:t>
      </w:r>
      <w:proofErr w:type="gramEnd"/>
      <w:r w:rsidRPr="00542029">
        <w:rPr>
          <w:rFonts w:ascii="Times New Roman" w:eastAsia="Times New Roman" w:hAnsi="Times New Roman"/>
          <w:i/>
          <w:iCs/>
          <w:sz w:val="24"/>
          <w:szCs w:val="24"/>
          <w:lang w:val="en-US"/>
        </w:rPr>
        <w:t xml:space="preserve"> </w:t>
      </w:r>
      <w:proofErr w:type="gramStart"/>
      <w:r w:rsidRPr="00542029">
        <w:rPr>
          <w:rFonts w:ascii="Times New Roman" w:eastAsia="Times New Roman" w:hAnsi="Times New Roman"/>
          <w:i/>
          <w:iCs/>
          <w:sz w:val="24"/>
          <w:szCs w:val="24"/>
          <w:lang w:val="en-US"/>
        </w:rPr>
        <w:t>Handbook on Household Income Statistics</w:t>
      </w:r>
      <w:r w:rsidRPr="00542029">
        <w:rPr>
          <w:rFonts w:ascii="Times New Roman" w:eastAsia="Times New Roman" w:hAnsi="Times New Roman"/>
          <w:sz w:val="24"/>
          <w:szCs w:val="24"/>
          <w:lang w:val="en-US"/>
        </w:rPr>
        <w:t>.</w:t>
      </w:r>
      <w:proofErr w:type="gramEnd"/>
      <w:r w:rsidRPr="00542029">
        <w:rPr>
          <w:rFonts w:ascii="Times New Roman" w:eastAsia="Times New Roman" w:hAnsi="Times New Roman"/>
          <w:sz w:val="24"/>
          <w:szCs w:val="24"/>
          <w:lang w:val="en-US"/>
        </w:rPr>
        <w:t xml:space="preserve"> Geneva: United Nations.</w:t>
      </w:r>
    </w:p>
    <w:p w14:paraId="4476C6C4" w14:textId="77777777" w:rsidR="00542029" w:rsidRPr="00542029" w:rsidRDefault="00542029" w:rsidP="00542029">
      <w:pPr>
        <w:spacing w:line="480" w:lineRule="auto"/>
        <w:ind w:hanging="480"/>
        <w:rPr>
          <w:rFonts w:ascii="Times New Roman" w:eastAsia="Times New Roman" w:hAnsi="Times New Roman"/>
          <w:sz w:val="24"/>
          <w:szCs w:val="24"/>
          <w:lang w:val="en-US"/>
        </w:rPr>
      </w:pPr>
      <w:proofErr w:type="gramStart"/>
      <w:r w:rsidRPr="00542029">
        <w:rPr>
          <w:rFonts w:ascii="Times New Roman" w:eastAsia="Times New Roman" w:hAnsi="Times New Roman"/>
          <w:sz w:val="24"/>
          <w:szCs w:val="24"/>
          <w:lang w:val="en-US"/>
        </w:rPr>
        <w:t>Wilkinson, R. G., &amp; Pickett, K. E. (2009).</w:t>
      </w:r>
      <w:proofErr w:type="gramEnd"/>
      <w:r w:rsidRPr="00542029">
        <w:rPr>
          <w:rFonts w:ascii="Times New Roman" w:eastAsia="Times New Roman" w:hAnsi="Times New Roman"/>
          <w:sz w:val="24"/>
          <w:szCs w:val="24"/>
          <w:lang w:val="en-US"/>
        </w:rPr>
        <w:t xml:space="preserve"> </w:t>
      </w:r>
      <w:proofErr w:type="gramStart"/>
      <w:r w:rsidRPr="00542029">
        <w:rPr>
          <w:rFonts w:ascii="Times New Roman" w:eastAsia="Times New Roman" w:hAnsi="Times New Roman"/>
          <w:sz w:val="24"/>
          <w:szCs w:val="24"/>
          <w:lang w:val="en-US"/>
        </w:rPr>
        <w:t>Income inequality and social dysfunction.</w:t>
      </w:r>
      <w:proofErr w:type="gramEnd"/>
      <w:r w:rsidRPr="00542029">
        <w:rPr>
          <w:rFonts w:ascii="Times New Roman" w:eastAsia="Times New Roman" w:hAnsi="Times New Roman"/>
          <w:sz w:val="24"/>
          <w:szCs w:val="24"/>
          <w:lang w:val="en-US"/>
        </w:rPr>
        <w:t xml:space="preserve"> </w:t>
      </w:r>
      <w:r w:rsidRPr="00542029">
        <w:rPr>
          <w:rFonts w:ascii="Times New Roman" w:eastAsia="Times New Roman" w:hAnsi="Times New Roman"/>
          <w:i/>
          <w:iCs/>
          <w:sz w:val="24"/>
          <w:szCs w:val="24"/>
          <w:lang w:val="en-US"/>
        </w:rPr>
        <w:t>Annual Review of Sociology</w:t>
      </w:r>
      <w:r w:rsidRPr="00542029">
        <w:rPr>
          <w:rFonts w:ascii="Times New Roman" w:eastAsia="Times New Roman" w:hAnsi="Times New Roman"/>
          <w:sz w:val="24"/>
          <w:szCs w:val="24"/>
          <w:lang w:val="en-US"/>
        </w:rPr>
        <w:t xml:space="preserve">, </w:t>
      </w:r>
      <w:r w:rsidRPr="00542029">
        <w:rPr>
          <w:rFonts w:ascii="Times New Roman" w:eastAsia="Times New Roman" w:hAnsi="Times New Roman"/>
          <w:i/>
          <w:iCs/>
          <w:sz w:val="24"/>
          <w:szCs w:val="24"/>
          <w:lang w:val="en-US"/>
        </w:rPr>
        <w:t>35</w:t>
      </w:r>
      <w:r w:rsidRPr="00542029">
        <w:rPr>
          <w:rFonts w:ascii="Times New Roman" w:eastAsia="Times New Roman" w:hAnsi="Times New Roman"/>
          <w:sz w:val="24"/>
          <w:szCs w:val="24"/>
          <w:lang w:val="en-US"/>
        </w:rPr>
        <w:t>, 493–511.</w:t>
      </w:r>
    </w:p>
    <w:p w14:paraId="1BB42BC4" w14:textId="77777777" w:rsidR="00542029" w:rsidRPr="00542029" w:rsidRDefault="00542029" w:rsidP="00542029">
      <w:pPr>
        <w:spacing w:line="480" w:lineRule="auto"/>
        <w:ind w:hanging="480"/>
        <w:rPr>
          <w:rFonts w:ascii="Times New Roman" w:eastAsia="Times New Roman" w:hAnsi="Times New Roman"/>
          <w:sz w:val="24"/>
          <w:szCs w:val="24"/>
          <w:lang w:val="en-US"/>
        </w:rPr>
      </w:pPr>
      <w:proofErr w:type="gramStart"/>
      <w:r w:rsidRPr="00542029">
        <w:rPr>
          <w:rFonts w:ascii="Times New Roman" w:eastAsia="Times New Roman" w:hAnsi="Times New Roman"/>
          <w:sz w:val="24"/>
          <w:szCs w:val="24"/>
          <w:lang w:val="en-US"/>
        </w:rPr>
        <w:t>World Economic Forum.</w:t>
      </w:r>
      <w:proofErr w:type="gramEnd"/>
      <w:r w:rsidRPr="00542029">
        <w:rPr>
          <w:rFonts w:ascii="Times New Roman" w:eastAsia="Times New Roman" w:hAnsi="Times New Roman"/>
          <w:sz w:val="24"/>
          <w:szCs w:val="24"/>
          <w:lang w:val="en-US"/>
        </w:rPr>
        <w:t xml:space="preserve"> </w:t>
      </w:r>
      <w:proofErr w:type="gramStart"/>
      <w:r w:rsidRPr="00542029">
        <w:rPr>
          <w:rFonts w:ascii="Times New Roman" w:eastAsia="Times New Roman" w:hAnsi="Times New Roman"/>
          <w:sz w:val="24"/>
          <w:szCs w:val="24"/>
          <w:lang w:val="en-US"/>
        </w:rPr>
        <w:t xml:space="preserve">(2013). </w:t>
      </w:r>
      <w:r w:rsidRPr="00542029">
        <w:rPr>
          <w:rFonts w:ascii="Times New Roman" w:eastAsia="Times New Roman" w:hAnsi="Times New Roman"/>
          <w:i/>
          <w:iCs/>
          <w:sz w:val="24"/>
          <w:szCs w:val="24"/>
          <w:lang w:val="en-US"/>
        </w:rPr>
        <w:t>Global Risks 2013.</w:t>
      </w:r>
      <w:proofErr w:type="gramEnd"/>
      <w:r w:rsidRPr="00542029">
        <w:rPr>
          <w:rFonts w:ascii="Times New Roman" w:eastAsia="Times New Roman" w:hAnsi="Times New Roman"/>
          <w:i/>
          <w:iCs/>
          <w:sz w:val="24"/>
          <w:szCs w:val="24"/>
          <w:lang w:val="en-US"/>
        </w:rPr>
        <w:t xml:space="preserve"> </w:t>
      </w:r>
      <w:proofErr w:type="gramStart"/>
      <w:r w:rsidRPr="00542029">
        <w:rPr>
          <w:rFonts w:ascii="Times New Roman" w:eastAsia="Times New Roman" w:hAnsi="Times New Roman"/>
          <w:i/>
          <w:iCs/>
          <w:sz w:val="24"/>
          <w:szCs w:val="24"/>
          <w:lang w:val="en-US"/>
        </w:rPr>
        <w:t>Eighth Edition.</w:t>
      </w:r>
      <w:proofErr w:type="gramEnd"/>
      <w:r w:rsidRPr="00542029">
        <w:rPr>
          <w:rFonts w:ascii="Times New Roman" w:eastAsia="Times New Roman" w:hAnsi="Times New Roman"/>
          <w:sz w:val="24"/>
          <w:szCs w:val="24"/>
          <w:lang w:val="en-US"/>
        </w:rPr>
        <w:t xml:space="preserve"> Geneva: World Economic Forum.</w:t>
      </w:r>
    </w:p>
    <w:p w14:paraId="4CA39DBA" w14:textId="5738BE60" w:rsidR="00B14648" w:rsidRPr="00BD6E58" w:rsidRDefault="00B14648" w:rsidP="00325FDE">
      <w:pPr>
        <w:spacing w:line="240" w:lineRule="auto"/>
        <w:rPr>
          <w:rFonts w:eastAsia="Times New Roman"/>
          <w:bCs/>
          <w:sz w:val="28"/>
          <w:szCs w:val="28"/>
          <w:lang w:val="en-US"/>
        </w:rPr>
      </w:pPr>
    </w:p>
    <w:sectPr w:rsidR="00B14648" w:rsidRPr="00BD6E58" w:rsidSect="00A54C2F">
      <w:headerReference w:type="default" r:id="rId26"/>
      <w:footerReference w:type="default" r:id="rId27"/>
      <w:headerReference w:type="first" r:id="rId28"/>
      <w:pgSz w:w="11906" w:h="16838" w:code="9"/>
      <w:pgMar w:top="1758" w:right="1004" w:bottom="680" w:left="1435" w:header="709" w:footer="510"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0" w:author="Hümbelin Oliver" w:date="2015-04-13T19:31:00Z" w:initials="HO">
    <w:p w14:paraId="76AA557B" w14:textId="346FAAE8" w:rsidR="00D6131E" w:rsidRDefault="00D6131E">
      <w:pPr>
        <w:pStyle w:val="CommentText"/>
      </w:pPr>
      <w:r>
        <w:rPr>
          <w:rStyle w:val="CommentReference"/>
        </w:rPr>
        <w:annotationRef/>
      </w:r>
      <w:r>
        <w:t>Nicht doch zu ausführlich?</w:t>
      </w:r>
    </w:p>
  </w:comment>
  <w:comment w:id="148" w:author="Hümbelin Oliver" w:date="2015-04-20T14:27:00Z" w:initials="HO">
    <w:p w14:paraId="46341721" w14:textId="4FC09A8B" w:rsidR="00D6131E" w:rsidRDefault="00D6131E">
      <w:pPr>
        <w:pStyle w:val="CommentText"/>
      </w:pPr>
      <w:r>
        <w:rPr>
          <w:rStyle w:val="CommentReference"/>
        </w:rPr>
        <w:annotationRef/>
      </w:r>
      <w:r>
        <w:t>Wäre es nicht möglich ab 1994 zu starten?</w:t>
      </w:r>
    </w:p>
    <w:p w14:paraId="4086FAFA" w14:textId="77777777" w:rsidR="00FB5E6C" w:rsidRDefault="00FB5E6C">
      <w:pPr>
        <w:pStyle w:val="CommentText"/>
      </w:pPr>
    </w:p>
    <w:p w14:paraId="15572AD4" w14:textId="08E79EA7" w:rsidR="00FB5E6C" w:rsidRDefault="00FB5E6C">
      <w:pPr>
        <w:pStyle w:val="CommentText"/>
      </w:pPr>
      <w:r>
        <w:t>Oder wir formulieren es einfach anders.</w:t>
      </w:r>
    </w:p>
    <w:p w14:paraId="4C12D0F8" w14:textId="77777777" w:rsidR="00FB5E6C" w:rsidRDefault="00FB5E6C">
      <w:pPr>
        <w:pStyle w:val="CommentText"/>
      </w:pPr>
    </w:p>
  </w:comment>
  <w:comment w:id="175" w:author="Hümbelin Oliver" w:date="2015-04-16T12:19:00Z" w:initials="HO">
    <w:p w14:paraId="2AB42A6F" w14:textId="3097BD42" w:rsidR="00D6131E" w:rsidRDefault="00D6131E">
      <w:pPr>
        <w:pStyle w:val="CommentText"/>
      </w:pPr>
      <w:r>
        <w:rPr>
          <w:rStyle w:val="CommentReference"/>
        </w:rPr>
        <w:annotationRef/>
      </w:r>
      <w:r>
        <w:t>Auswertung ohne Sozialtransfer?</w:t>
      </w:r>
    </w:p>
  </w:comment>
  <w:comment w:id="195" w:author="Hümbelin Oliver" w:date="2015-04-16T19:19:00Z" w:initials="HO">
    <w:p w14:paraId="4B5746E4" w14:textId="4585819D" w:rsidR="00D6131E" w:rsidRDefault="00D6131E">
      <w:pPr>
        <w:pStyle w:val="CommentText"/>
      </w:pPr>
      <w:r>
        <w:rPr>
          <w:rStyle w:val="CommentReference"/>
        </w:rPr>
        <w:annotationRef/>
      </w:r>
      <w:r>
        <w:t xml:space="preserve">Müsste nicht hier der Verweis mit der </w:t>
      </w:r>
      <w:proofErr w:type="spellStart"/>
      <w:r>
        <w:t>paretto</w:t>
      </w:r>
      <w:proofErr w:type="spellEnd"/>
      <w:r>
        <w:t xml:space="preserve"> </w:t>
      </w:r>
      <w:proofErr w:type="spellStart"/>
      <w:r>
        <w:t>interpolation</w:t>
      </w:r>
      <w:proofErr w:type="spellEnd"/>
      <w:r>
        <w:t xml:space="preserve"> kommen?</w:t>
      </w:r>
    </w:p>
  </w:comment>
  <w:comment w:id="344" w:author="rudi" w:date="2015-04-16T18:26:00Z" w:initials="r">
    <w:p w14:paraId="0A1CD473" w14:textId="77777777" w:rsidR="00D6131E" w:rsidRDefault="00D6131E" w:rsidP="00266AE1">
      <w:pPr>
        <w:pStyle w:val="CommentText"/>
      </w:pPr>
      <w:r>
        <w:rPr>
          <w:rStyle w:val="CommentReference"/>
        </w:rPr>
        <w:annotationRef/>
      </w:r>
      <w:proofErr w:type="spellStart"/>
      <w:r>
        <w:t>Conclusion</w:t>
      </w:r>
      <w:proofErr w:type="spellEnd"/>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AA6221" w15:done="0"/>
  <w15:commentEx w15:paraId="5D64D556" w15:done="0"/>
  <w15:commentEx w15:paraId="76AA557B" w15:done="0"/>
  <w15:commentEx w15:paraId="705A89E1" w15:done="0"/>
  <w15:commentEx w15:paraId="5709F063" w15:done="0"/>
  <w15:commentEx w15:paraId="4F3400C7" w15:done="0"/>
  <w15:commentEx w15:paraId="7E2C4599" w15:done="0"/>
  <w15:commentEx w15:paraId="466EBA72" w15:done="0"/>
  <w15:commentEx w15:paraId="45C1BAD6" w15:done="0"/>
  <w15:commentEx w15:paraId="3876EB61" w15:done="0"/>
  <w15:commentEx w15:paraId="2AB42A6F" w15:done="0"/>
  <w15:commentEx w15:paraId="5E8A1C1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38D527" w14:textId="77777777" w:rsidR="002A0AFF" w:rsidRDefault="002A0AFF" w:rsidP="006312E0">
      <w:pPr>
        <w:spacing w:line="240" w:lineRule="auto"/>
      </w:pPr>
      <w:r>
        <w:separator/>
      </w:r>
    </w:p>
  </w:endnote>
  <w:endnote w:type="continuationSeparator" w:id="0">
    <w:p w14:paraId="4D8B1537" w14:textId="77777777" w:rsidR="002A0AFF" w:rsidRDefault="002A0AFF"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20002A87" w:usb1="00000000" w:usb2="00000000" w:usb3="00000000" w:csb0="000001FF" w:csb1="00000000"/>
  </w:font>
  <w:font w:name="Lucida Sans">
    <w:panose1 w:val="020B0602040502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FA02D0" w14:textId="77777777" w:rsidR="00D6131E" w:rsidRPr="007407D3" w:rsidRDefault="00D6131E" w:rsidP="00CA541A">
    <w:pPr>
      <w:pStyle w:val="Footer"/>
      <w:spacing w:before="300"/>
      <w:rPr>
        <w:lang w:val="fr-CH"/>
      </w:rPr>
    </w:pPr>
    <w:r>
      <w:rPr>
        <w:noProof/>
        <w:lang w:eastAsia="de-CH"/>
      </w:rPr>
      <mc:AlternateContent>
        <mc:Choice Requires="wps">
          <w:drawing>
            <wp:anchor distT="0" distB="0" distL="114300" distR="114300" simplePos="0" relativeHeight="251658240" behindDoc="0" locked="0" layoutInCell="1" allowOverlap="0" wp14:anchorId="2078BB25" wp14:editId="52B037E2">
              <wp:simplePos x="0" y="0"/>
              <wp:positionH relativeFrom="page">
                <wp:posOffset>6509385</wp:posOffset>
              </wp:positionH>
              <wp:positionV relativeFrom="page">
                <wp:posOffset>10224770</wp:posOffset>
              </wp:positionV>
              <wp:extent cx="424180" cy="149860"/>
              <wp:effectExtent l="3810" t="4445" r="635" b="0"/>
              <wp:wrapSquare wrapText="bothSides"/>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B25B62" w14:textId="77777777" w:rsidR="00D6131E" w:rsidRPr="003B1648" w:rsidRDefault="00D6131E"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250B6E">
                            <w:rPr>
                              <w:noProof/>
                              <w:sz w:val="16"/>
                              <w:szCs w:val="16"/>
                            </w:rPr>
                            <w:t>14</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" o:allowoverlap="f" stroked="f">
              <v:textbox inset="0,0,0,0">
                <w:txbxContent>
                  <w:p w14:paraId="08B25B62" w14:textId="77777777" w:rsidR="00D6131E" w:rsidRPr="003B1648" w:rsidRDefault="00D6131E"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250B6E">
                      <w:rPr>
                        <w:noProof/>
                        <w:sz w:val="16"/>
                        <w:szCs w:val="16"/>
                      </w:rPr>
                      <w:t>14</w:t>
                    </w:r>
                    <w:r w:rsidRPr="003B1648">
                      <w:rPr>
                        <w:sz w:val="16"/>
                        <w:szCs w:val="16"/>
                      </w:rPr>
                      <w:fldChar w:fldCharType="end"/>
                    </w:r>
                  </w:p>
                </w:txbxContent>
              </v:textbox>
              <w10:wrap type="square" anchorx="page" anchory="page"/>
            </v:shape>
          </w:pict>
        </mc:Fallback>
      </mc:AlternateContent>
    </w:r>
    <w:r w:rsidRPr="007407D3">
      <w:rPr>
        <w:lang w:val="fr-CH"/>
      </w:rPr>
      <w:t xml:space="preserve">Berner </w:t>
    </w:r>
    <w:proofErr w:type="spellStart"/>
    <w:r w:rsidRPr="007407D3">
      <w:rPr>
        <w:lang w:val="fr-CH"/>
      </w:rPr>
      <w:t>Fachhochschule</w:t>
    </w:r>
    <w:proofErr w:type="spellEnd"/>
    <w:r w:rsidRPr="007407D3">
      <w:rPr>
        <w:lang w:val="fr-CH"/>
      </w:rPr>
      <w:t xml:space="preserve"> | </w:t>
    </w:r>
    <w:proofErr w:type="spellStart"/>
    <w:r w:rsidRPr="00DB7ED7">
      <w:rPr>
        <w:lang w:val="fr-CH"/>
      </w:rPr>
      <w:t>Soziale</w:t>
    </w:r>
    <w:proofErr w:type="spellEnd"/>
    <w:r w:rsidRPr="00DB7ED7">
      <w:rPr>
        <w:lang w:val="fr-CH"/>
      </w:rPr>
      <w:t xml:space="preserve"> </w:t>
    </w:r>
    <w:proofErr w:type="spellStart"/>
    <w:r w:rsidRPr="00DB7ED7">
      <w:rPr>
        <w:lang w:val="fr-CH"/>
      </w:rPr>
      <w:t>Arbeit</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9B9996" w14:textId="77777777" w:rsidR="002A0AFF" w:rsidRDefault="002A0AFF" w:rsidP="006312E0">
      <w:pPr>
        <w:spacing w:line="240" w:lineRule="auto"/>
      </w:pPr>
    </w:p>
  </w:footnote>
  <w:footnote w:type="continuationSeparator" w:id="0">
    <w:p w14:paraId="4C58B317" w14:textId="77777777" w:rsidR="002A0AFF" w:rsidRDefault="002A0AFF" w:rsidP="006312E0">
      <w:pPr>
        <w:spacing w:line="240" w:lineRule="auto"/>
      </w:pPr>
      <w:r>
        <w:continuationSeparator/>
      </w:r>
    </w:p>
  </w:footnote>
  <w:footnote w:id="1">
    <w:p w14:paraId="49571FB3" w14:textId="3487E576" w:rsidR="00D6131E" w:rsidRPr="006A2614" w:rsidRDefault="00D6131E">
      <w:pPr>
        <w:pStyle w:val="FootnoteText"/>
        <w:rPr>
          <w:lang w:val="en-US"/>
        </w:rPr>
      </w:pPr>
      <w:r>
        <w:rPr>
          <w:rStyle w:val="FootnoteReference"/>
        </w:rPr>
        <w:footnoteRef/>
      </w:r>
      <w:r w:rsidRPr="006A2614">
        <w:rPr>
          <w:lang w:val="en-US"/>
        </w:rPr>
        <w:t xml:space="preserve"> </w:t>
      </w:r>
      <w:r w:rsidRPr="00296D6C">
        <w:rPr>
          <w:lang w:val="en-US"/>
        </w:rPr>
        <w:t>Harmonization with other international standards was an important objective tha</w:t>
      </w:r>
      <w:r>
        <w:rPr>
          <w:lang w:val="en-US"/>
        </w:rPr>
        <w:t xml:space="preserve">t guided the work of the expert </w:t>
      </w:r>
      <w:r w:rsidRPr="00296D6C">
        <w:rPr>
          <w:lang w:val="en-US"/>
        </w:rPr>
        <w:t>group in developing the ICW Framework presented in this publication. Considered mai</w:t>
      </w:r>
      <w:r>
        <w:rPr>
          <w:lang w:val="en-US"/>
        </w:rPr>
        <w:t xml:space="preserve">n standards were the System of </w:t>
      </w:r>
      <w:r w:rsidRPr="00296D6C">
        <w:rPr>
          <w:lang w:val="en-US"/>
        </w:rPr>
        <w:t>National Accounts (SNA, 2008), the Canberra Group Handbook on Household Income Sta</w:t>
      </w:r>
      <w:r>
        <w:rPr>
          <w:lang w:val="en-US"/>
        </w:rPr>
        <w:t xml:space="preserve">tistics (United Nations, 2011), </w:t>
      </w:r>
      <w:r w:rsidRPr="00296D6C">
        <w:rPr>
          <w:lang w:val="en-US"/>
        </w:rPr>
        <w:t xml:space="preserve">the final report of the 17th International Conference of </w:t>
      </w:r>
      <w:proofErr w:type="spellStart"/>
      <w:r w:rsidRPr="00296D6C">
        <w:rPr>
          <w:lang w:val="en-US"/>
        </w:rPr>
        <w:t>Labour</w:t>
      </w:r>
      <w:proofErr w:type="spellEnd"/>
      <w:r w:rsidRPr="00296D6C">
        <w:rPr>
          <w:lang w:val="en-US"/>
        </w:rPr>
        <w:t xml:space="preserve"> Statisticians (International </w:t>
      </w:r>
      <w:proofErr w:type="spellStart"/>
      <w:r w:rsidRPr="00296D6C">
        <w:rPr>
          <w:lang w:val="en-US"/>
        </w:rPr>
        <w:t>Labour</w:t>
      </w:r>
      <w:proofErr w:type="spellEnd"/>
      <w:r w:rsidRPr="00296D6C">
        <w:rPr>
          <w:lang w:val="en-US"/>
        </w:rPr>
        <w:t xml:space="preserve"> </w:t>
      </w:r>
      <w:proofErr w:type="spellStart"/>
      <w:r w:rsidRPr="00296D6C">
        <w:rPr>
          <w:lang w:val="en-US"/>
        </w:rPr>
        <w:t>Organisatio</w:t>
      </w:r>
      <w:r>
        <w:rPr>
          <w:lang w:val="en-US"/>
        </w:rPr>
        <w:t>n</w:t>
      </w:r>
      <w:proofErr w:type="spellEnd"/>
      <w:r>
        <w:rPr>
          <w:lang w:val="en-US"/>
        </w:rPr>
        <w:t xml:space="preserve"> (ILO), 2004) </w:t>
      </w:r>
      <w:r w:rsidRPr="00296D6C">
        <w:rPr>
          <w:lang w:val="en-US"/>
        </w:rPr>
        <w:t>and the UNECE/CES recommendations for the 2010 Cen</w:t>
      </w:r>
      <w:r>
        <w:rPr>
          <w:lang w:val="en-US"/>
        </w:rPr>
        <w:t xml:space="preserve">suses of Population and Housing </w:t>
      </w:r>
      <w:r w:rsidRPr="00296D6C">
        <w:rPr>
          <w:lang w:val="en-US"/>
        </w:rPr>
        <w:t>(UNECE and EUROSTAT, 2006)</w:t>
      </w:r>
      <w:r>
        <w:rPr>
          <w:lang w:val="en-US"/>
        </w:rPr>
        <w:t>.</w:t>
      </w:r>
    </w:p>
  </w:footnote>
  <w:footnote w:id="2">
    <w:p w14:paraId="3D9532C3" w14:textId="77777777" w:rsidR="00D6131E" w:rsidRDefault="00D6131E" w:rsidP="005353A7">
      <w:pPr>
        <w:pStyle w:val="FootnoteText"/>
        <w:rPr>
          <w:lang w:val="en-US"/>
        </w:rPr>
      </w:pPr>
      <w:r w:rsidRPr="00763E00">
        <w:rPr>
          <w:rStyle w:val="FootnoteReference"/>
          <w:lang w:val="en-US"/>
        </w:rPr>
        <w:footnoteRef/>
      </w:r>
      <w:r w:rsidRPr="00763E00">
        <w:rPr>
          <w:lang w:val="en-US"/>
        </w:rPr>
        <w:t xml:space="preserve"> (1) Wea</w:t>
      </w:r>
      <w:r>
        <w:rPr>
          <w:lang w:val="en-US"/>
        </w:rPr>
        <w:t>k principle of transfers,</w:t>
      </w:r>
    </w:p>
    <w:p w14:paraId="1FC92FDE" w14:textId="77777777" w:rsidR="00D6131E" w:rsidRDefault="00D6131E" w:rsidP="005353A7">
      <w:pPr>
        <w:pStyle w:val="FootnoteText"/>
        <w:rPr>
          <w:lang w:val="en-US"/>
        </w:rPr>
      </w:pPr>
      <w:r w:rsidRPr="00763E00">
        <w:rPr>
          <w:lang w:val="en-US"/>
        </w:rPr>
        <w:t>(2)</w:t>
      </w:r>
      <w:r>
        <w:rPr>
          <w:lang w:val="en-US"/>
        </w:rPr>
        <w:t xml:space="preserve"> strong principle of transfers,</w:t>
      </w:r>
    </w:p>
    <w:p w14:paraId="043E2700" w14:textId="77777777" w:rsidR="00D6131E" w:rsidRDefault="00D6131E" w:rsidP="005353A7">
      <w:pPr>
        <w:pStyle w:val="FootnoteText"/>
        <w:rPr>
          <w:lang w:val="en-US"/>
        </w:rPr>
      </w:pPr>
      <w:r w:rsidRPr="00763E00">
        <w:rPr>
          <w:lang w:val="en-US"/>
        </w:rPr>
        <w:t xml:space="preserve">(3) scale invariance, </w:t>
      </w:r>
    </w:p>
    <w:p w14:paraId="5F6AEC30" w14:textId="77777777" w:rsidR="00D6131E" w:rsidRDefault="00D6131E" w:rsidP="005353A7">
      <w:pPr>
        <w:pStyle w:val="FootnoteText"/>
        <w:rPr>
          <w:lang w:val="en-US"/>
        </w:rPr>
      </w:pPr>
      <w:r w:rsidRPr="00763E00">
        <w:rPr>
          <w:lang w:val="en-US"/>
        </w:rPr>
        <w:t xml:space="preserve">(4) the principle of population and </w:t>
      </w:r>
    </w:p>
    <w:p w14:paraId="23F3C854" w14:textId="77777777" w:rsidR="00D6131E" w:rsidRPr="00763E00" w:rsidRDefault="00D6131E" w:rsidP="005353A7">
      <w:pPr>
        <w:pStyle w:val="FootnoteText"/>
        <w:rPr>
          <w:lang w:val="en-US"/>
        </w:rPr>
      </w:pPr>
      <w:r w:rsidRPr="00763E00">
        <w:rPr>
          <w:lang w:val="en-US"/>
        </w:rPr>
        <w:t>(5) Decomposability.</w:t>
      </w:r>
    </w:p>
  </w:footnote>
  <w:footnote w:id="3">
    <w:p w14:paraId="23F29DAE" w14:textId="19236006" w:rsidR="00D6131E" w:rsidRPr="00406373" w:rsidRDefault="00D6131E">
      <w:pPr>
        <w:pStyle w:val="FootnoteText"/>
        <w:rPr>
          <w:lang w:val="en-US"/>
        </w:rPr>
      </w:pPr>
      <w:r>
        <w:rPr>
          <w:rStyle w:val="FootnoteReference"/>
        </w:rPr>
        <w:footnoteRef/>
      </w:r>
      <w:r w:rsidRPr="00406373">
        <w:rPr>
          <w:lang w:val="en-US"/>
        </w:rPr>
        <w:t xml:space="preserve"> </w:t>
      </w:r>
      <w:r w:rsidRPr="009E5AF2">
        <w:rPr>
          <w:lang w:val="en-US"/>
        </w:rPr>
        <w:t>http://www.estv.admin.ch/dokumentation/00075/00076/00701/index.htm</w:t>
      </w:r>
    </w:p>
  </w:footnote>
  <w:footnote w:id="4">
    <w:p w14:paraId="7803212C" w14:textId="7CB69222" w:rsidR="00D6131E" w:rsidRPr="006003AB" w:rsidRDefault="00D6131E" w:rsidP="00140195">
      <w:pPr>
        <w:pStyle w:val="FootnoteText"/>
        <w:rPr>
          <w:lang w:val="en-US"/>
        </w:rPr>
      </w:pPr>
      <w:r>
        <w:rPr>
          <w:rStyle w:val="FootnoteReference"/>
        </w:rPr>
        <w:footnoteRef/>
      </w:r>
      <w:r w:rsidRPr="006003AB">
        <w:rPr>
          <w:lang w:val="en-US"/>
        </w:rPr>
        <w:t xml:space="preserve"> </w:t>
      </w:r>
      <w:r>
        <w:rPr>
          <w:lang w:val="en-US"/>
        </w:rPr>
        <w:t>We did not use tax data before 1945 albeit it is accessible until 1915 because data before 1945 comprises only a minority of potential tax units. According to estimations of Dell et al. (2007) the share of tax fillers before 1945 was below 50% and sometimes even below 15%. In addition, we have a gap in our data between 1993 and 2003, where the annual presence taxation (</w:t>
      </w:r>
      <w:proofErr w:type="spellStart"/>
      <w:r>
        <w:rPr>
          <w:lang w:val="en-US"/>
        </w:rPr>
        <w:t>Praenumerando</w:t>
      </w:r>
      <w:proofErr w:type="spellEnd"/>
      <w:r>
        <w:rPr>
          <w:lang w:val="en-US"/>
        </w:rPr>
        <w:t xml:space="preserve">-System) was implemented. Before 1993 tax periods comprise two years, because taxes were levied with the </w:t>
      </w:r>
      <w:proofErr w:type="spellStart"/>
      <w:r>
        <w:rPr>
          <w:lang w:val="en-US"/>
        </w:rPr>
        <w:t>Postnumerando</w:t>
      </w:r>
      <w:proofErr w:type="spellEnd"/>
      <w:r>
        <w:rPr>
          <w:lang w:val="en-US"/>
        </w:rPr>
        <w:t xml:space="preserve">-System (taxation based on income generated two years in the past).  Cantons implemented the change in different years, that’s why there is no exact data available for Switzerland in the transition period. </w:t>
      </w:r>
    </w:p>
  </w:footnote>
  <w:footnote w:id="5">
    <w:p w14:paraId="3CE200F4" w14:textId="77777777" w:rsidR="00D6131E" w:rsidRPr="008C2F1A" w:rsidRDefault="00D6131E" w:rsidP="00EF3D2B">
      <w:pPr>
        <w:pStyle w:val="FootnoteText"/>
        <w:rPr>
          <w:lang w:val="en-US"/>
        </w:rPr>
      </w:pPr>
      <w:r>
        <w:rPr>
          <w:rStyle w:val="FootnoteReference"/>
        </w:rPr>
        <w:footnoteRef/>
      </w:r>
      <w:r w:rsidRPr="008C2F1A">
        <w:rPr>
          <w:lang w:val="en-US"/>
        </w:rPr>
        <w:t xml:space="preserve"> </w:t>
      </w:r>
      <w:r w:rsidRPr="0069494D">
        <w:rPr>
          <w:lang w:val="en-US"/>
        </w:rPr>
        <w:t xml:space="preserve">These calculations were done on commission of the FTA within the SNF project </w:t>
      </w:r>
      <w:proofErr w:type="spellStart"/>
      <w:r w:rsidRPr="0069494D">
        <w:rPr>
          <w:lang w:val="en-US"/>
        </w:rPr>
        <w:t>Sinergia</w:t>
      </w:r>
      <w:proofErr w:type="spellEnd"/>
      <w:r w:rsidRPr="0069494D">
        <w:rPr>
          <w:lang w:val="en-US"/>
        </w:rPr>
        <w:t xml:space="preserve"> Nr. 130648 "The Swiss Confederation: A Natural Laboratory for Research on Fiscal and Political Decentralization" by Raphael </w:t>
      </w:r>
      <w:proofErr w:type="spellStart"/>
      <w:r w:rsidRPr="0069494D">
        <w:rPr>
          <w:lang w:val="en-US"/>
        </w:rPr>
        <w:t>Parchet</w:t>
      </w:r>
      <w:proofErr w:type="spellEnd"/>
      <w:r w:rsidRPr="0069494D">
        <w:rPr>
          <w:lang w:val="en-US"/>
        </w:rPr>
        <w:t xml:space="preserve"> and Stefanie </w:t>
      </w:r>
      <w:proofErr w:type="spellStart"/>
      <w:r w:rsidRPr="0069494D">
        <w:rPr>
          <w:lang w:val="en-US"/>
        </w:rPr>
        <w:t>Brilon</w:t>
      </w:r>
      <w:proofErr w:type="spellEnd"/>
      <w:r w:rsidRPr="0069494D">
        <w:rPr>
          <w:lang w:val="en-US"/>
        </w:rPr>
        <w:t xml:space="preserve"> in coordination with Prof. Dr. Marius </w:t>
      </w:r>
      <w:proofErr w:type="spellStart"/>
      <w:r w:rsidRPr="0069494D">
        <w:rPr>
          <w:lang w:val="en-US"/>
        </w:rPr>
        <w:t>Brülhart</w:t>
      </w:r>
      <w:proofErr w:type="spellEnd"/>
      <w:r w:rsidRPr="0069494D">
        <w:rPr>
          <w:lang w:val="en-US"/>
        </w:rPr>
        <w:t>.</w:t>
      </w:r>
    </w:p>
  </w:footnote>
  <w:footnote w:id="6">
    <w:p w14:paraId="1D0D6370" w14:textId="0B81F5F7" w:rsidR="00D6131E" w:rsidRPr="00190B1B" w:rsidRDefault="00D6131E">
      <w:pPr>
        <w:pStyle w:val="FootnoteText"/>
        <w:rPr>
          <w:lang w:val="en-US"/>
        </w:rPr>
      </w:pPr>
      <w:r>
        <w:rPr>
          <w:rStyle w:val="FootnoteReference"/>
        </w:rPr>
        <w:footnoteRef/>
      </w:r>
      <w:r w:rsidRPr="00190B1B">
        <w:rPr>
          <w:lang w:val="en-US"/>
        </w:rPr>
        <w:t xml:space="preserve"> </w:t>
      </w:r>
      <w:r>
        <w:rPr>
          <w:lang w:val="en-US"/>
        </w:rPr>
        <w:t xml:space="preserve">These deductions include: </w:t>
      </w:r>
      <w:r w:rsidRPr="0088351B">
        <w:rPr>
          <w:lang w:val="en-US"/>
        </w:rPr>
        <w:t>professional expenses, travel expenses, interest on debt, alimonies, training costs</w:t>
      </w:r>
      <w:r>
        <w:rPr>
          <w:lang w:val="en-US"/>
        </w:rPr>
        <w:t xml:space="preserve">, </w:t>
      </w:r>
      <w:r w:rsidRPr="0088351B">
        <w:rPr>
          <w:lang w:val="en-US"/>
        </w:rPr>
        <w:t>party contributio</w:t>
      </w:r>
      <w:r>
        <w:rPr>
          <w:lang w:val="en-US"/>
        </w:rPr>
        <w:t>ns, private pension provision “</w:t>
      </w:r>
      <w:proofErr w:type="spellStart"/>
      <w:r w:rsidRPr="0088351B">
        <w:rPr>
          <w:lang w:val="en-US"/>
        </w:rPr>
        <w:t>Säule</w:t>
      </w:r>
      <w:proofErr w:type="spellEnd"/>
      <w:r w:rsidRPr="0088351B">
        <w:rPr>
          <w:lang w:val="en-US"/>
        </w:rPr>
        <w:t xml:space="preserve"> 3a'', buying into the pension plan</w:t>
      </w:r>
      <w:r>
        <w:rPr>
          <w:lang w:val="en-US"/>
        </w:rPr>
        <w:t>, medical expenses over 5% of income and charitable donations</w:t>
      </w:r>
    </w:p>
  </w:footnote>
  <w:footnote w:id="7">
    <w:p w14:paraId="25AC8419" w14:textId="052C893C" w:rsidR="00D6131E" w:rsidRPr="00190B1B" w:rsidRDefault="00D6131E">
      <w:pPr>
        <w:pStyle w:val="FootnoteText"/>
        <w:rPr>
          <w:lang w:val="en-US"/>
        </w:rPr>
      </w:pPr>
      <w:r>
        <w:rPr>
          <w:rStyle w:val="FootnoteReference"/>
        </w:rPr>
        <w:footnoteRef/>
      </w:r>
      <w:r w:rsidRPr="00190B1B">
        <w:rPr>
          <w:lang w:val="en-US"/>
        </w:rPr>
        <w:t xml:space="preserve"> </w:t>
      </w:r>
      <w:r>
        <w:rPr>
          <w:lang w:val="en-US"/>
        </w:rPr>
        <w:t xml:space="preserve">Social deductions include deductions for: married, </w:t>
      </w:r>
      <w:r w:rsidRPr="000C5A90">
        <w:rPr>
          <w:color w:val="222222"/>
          <w:lang w:val="en-US"/>
        </w:rPr>
        <w:t>single-parent households</w:t>
      </w:r>
      <w:r>
        <w:rPr>
          <w:color w:val="222222"/>
          <w:lang w:val="en-US"/>
        </w:rPr>
        <w:t>, second earner deductions</w:t>
      </w:r>
      <w:r>
        <w:rPr>
          <w:lang w:val="en-US"/>
        </w:rPr>
        <w:t xml:space="preserve">, </w:t>
      </w:r>
      <w:r w:rsidRPr="000C5A90">
        <w:rPr>
          <w:color w:val="222222"/>
          <w:lang w:val="en-US"/>
        </w:rPr>
        <w:t>insurance premiums</w:t>
      </w:r>
      <w:r>
        <w:rPr>
          <w:color w:val="222222"/>
          <w:lang w:val="en-US"/>
        </w:rPr>
        <w:t>, interests earned by savings, deductions for children and supported persons</w:t>
      </w:r>
      <w:proofErr w:type="gramStart"/>
      <w:r>
        <w:rPr>
          <w:color w:val="222222"/>
          <w:lang w:val="en-US"/>
        </w:rPr>
        <w:t>,.</w:t>
      </w:r>
      <w:proofErr w:type="gramEnd"/>
    </w:p>
  </w:footnote>
  <w:footnote w:id="8">
    <w:p w14:paraId="1449DC0D" w14:textId="18997587" w:rsidR="00D6131E" w:rsidRDefault="00D6131E" w:rsidP="00E309AA">
      <w:pPr>
        <w:pStyle w:val="FootnoteText"/>
        <w:ind w:left="708" w:hanging="708"/>
        <w:rPr>
          <w:lang w:val="en-US"/>
        </w:rPr>
      </w:pPr>
      <w:r>
        <w:rPr>
          <w:rStyle w:val="FootnoteReference"/>
        </w:rPr>
        <w:footnoteRef/>
      </w:r>
      <w:r w:rsidRPr="00190B1B">
        <w:rPr>
          <w:lang w:val="en-US"/>
        </w:rPr>
        <w:t xml:space="preserve"> </w:t>
      </w:r>
      <w:r>
        <w:rPr>
          <w:lang w:val="en-US"/>
        </w:rPr>
        <w:t xml:space="preserve">We call it a pseudo disposable income, because important expenses like </w:t>
      </w:r>
      <w:r w:rsidRPr="00154023">
        <w:rPr>
          <w:lang w:val="en-US"/>
        </w:rPr>
        <w:t>cantonal</w:t>
      </w:r>
      <w:r>
        <w:rPr>
          <w:lang w:val="en-US"/>
        </w:rPr>
        <w:t xml:space="preserve"> and</w:t>
      </w:r>
      <w:r w:rsidRPr="00154023">
        <w:rPr>
          <w:lang w:val="en-US"/>
        </w:rPr>
        <w:t xml:space="preserve"> municipal</w:t>
      </w:r>
    </w:p>
    <w:p w14:paraId="665486B3" w14:textId="7C4C5E90" w:rsidR="00D6131E" w:rsidRPr="00190B1B" w:rsidRDefault="00D6131E" w:rsidP="00C81B23">
      <w:pPr>
        <w:pStyle w:val="FootnoteText"/>
        <w:ind w:left="708" w:hanging="708"/>
        <w:rPr>
          <w:lang w:val="en-US"/>
        </w:rPr>
      </w:pPr>
      <w:r>
        <w:rPr>
          <w:lang w:val="en-US"/>
        </w:rPr>
        <w:t>Taxes</w:t>
      </w:r>
      <w:r w:rsidRPr="00154023">
        <w:rPr>
          <w:lang w:val="en-US"/>
        </w:rPr>
        <w:t>, which represent t</w:t>
      </w:r>
      <w:r>
        <w:rPr>
          <w:lang w:val="en-US"/>
        </w:rPr>
        <w:t>he bulk of taxes in Switzerland and also the cost of health insurances, are not covered at all.</w:t>
      </w:r>
    </w:p>
  </w:footnote>
  <w:footnote w:id="9">
    <w:p w14:paraId="6B9AC6AF" w14:textId="05A15427" w:rsidR="00D6131E" w:rsidRPr="00783DA9" w:rsidRDefault="00D6131E">
      <w:pPr>
        <w:pStyle w:val="FootnoteText"/>
        <w:rPr>
          <w:lang w:val="en-US"/>
        </w:rPr>
      </w:pPr>
      <w:r>
        <w:rPr>
          <w:rStyle w:val="FootnoteReference"/>
        </w:rPr>
        <w:footnoteRef/>
      </w:r>
      <w:r w:rsidRPr="00783DA9">
        <w:rPr>
          <w:lang w:val="en-US"/>
        </w:rPr>
        <w:t xml:space="preserve"> </w:t>
      </w:r>
      <w:r>
        <w:rPr>
          <w:lang w:val="en-US"/>
        </w:rPr>
        <w:t>The implementation of this pseudo equivalence scale is not done by us</w:t>
      </w:r>
      <w:del w:id="129" w:author="Hümbelin Oliver" w:date="2015-04-13T17:44:00Z">
        <w:r w:rsidDel="00D70029">
          <w:rPr>
            <w:lang w:val="en-US"/>
          </w:rPr>
          <w:delText>e</w:delText>
        </w:r>
      </w:del>
      <w:r>
        <w:rPr>
          <w:lang w:val="en-US"/>
        </w:rPr>
        <w:t>. It is</w:t>
      </w:r>
      <w:r w:rsidRPr="003B2B0A">
        <w:rPr>
          <w:lang w:val="en-US"/>
        </w:rPr>
        <w:t xml:space="preserve"> </w:t>
      </w:r>
      <w:r>
        <w:rPr>
          <w:lang w:val="en-US"/>
        </w:rPr>
        <w:t>part of the key figures</w:t>
      </w:r>
      <w:r w:rsidRPr="003B2B0A">
        <w:rPr>
          <w:lang w:val="en-US"/>
        </w:rPr>
        <w:t xml:space="preserve"> provided </w:t>
      </w:r>
      <w:r>
        <w:rPr>
          <w:lang w:val="en-US"/>
        </w:rPr>
        <w:t xml:space="preserve">by the </w:t>
      </w:r>
      <w:r w:rsidRPr="003B2B0A">
        <w:rPr>
          <w:lang w:val="en-US"/>
        </w:rPr>
        <w:t>FTA</w:t>
      </w:r>
      <w:r>
        <w:rPr>
          <w:lang w:val="en-US"/>
        </w:rPr>
        <w:t>.</w:t>
      </w:r>
      <w:r w:rsidRPr="003B2B0A">
        <w:rPr>
          <w:lang w:val="en-US"/>
        </w:rPr>
        <w:t xml:space="preserve"> </w:t>
      </w:r>
      <w:r>
        <w:rPr>
          <w:lang w:val="en-US"/>
        </w:rPr>
        <w:t xml:space="preserve">  </w:t>
      </w:r>
    </w:p>
  </w:footnote>
  <w:footnote w:id="10">
    <w:p w14:paraId="53C07624" w14:textId="7D329752" w:rsidR="00D6131E" w:rsidRPr="00497AAC" w:rsidRDefault="00D6131E" w:rsidP="0040615D">
      <w:pPr>
        <w:pStyle w:val="FootnoteText"/>
        <w:rPr>
          <w:lang w:val="en-US"/>
        </w:rPr>
      </w:pPr>
      <w:r>
        <w:rPr>
          <w:rStyle w:val="FootnoteReference"/>
        </w:rPr>
        <w:footnoteRef/>
      </w:r>
      <w:r w:rsidRPr="00497AAC">
        <w:rPr>
          <w:lang w:val="en-US"/>
        </w:rPr>
        <w:t xml:space="preserve"> We prefer these measures over the calculate</w:t>
      </w:r>
      <w:r>
        <w:rPr>
          <w:lang w:val="en-US"/>
        </w:rPr>
        <w:t>d</w:t>
      </w:r>
      <w:r w:rsidRPr="00497AAC">
        <w:rPr>
          <w:lang w:val="en-US"/>
        </w:rPr>
        <w:t xml:space="preserve"> measures out of the published income brackets statistics, because they represent the distribution at both tails more accurate since they are based directly on the information about every single tax units</w:t>
      </w:r>
      <w:r>
        <w:rPr>
          <w:lang w:val="en-US"/>
        </w:rPr>
        <w:t xml:space="preserve">. </w:t>
      </w:r>
      <w:r w:rsidRPr="00497AAC">
        <w:rPr>
          <w:lang w:val="en-US"/>
        </w:rPr>
        <w:t>When calculating percentiles out of the income bracket statistic we lose relevant information at the edges. First, we don't have information about taxable income of tax-units falling below the income threshold for federal taxation</w:t>
      </w:r>
      <w:r>
        <w:rPr>
          <w:lang w:val="en-US"/>
        </w:rPr>
        <w:t xml:space="preserve"> (see also section </w:t>
      </w:r>
      <w:r>
        <w:rPr>
          <w:lang w:val="en-US"/>
        </w:rPr>
        <w:fldChar w:fldCharType="begin"/>
      </w:r>
      <w:r>
        <w:rPr>
          <w:lang w:val="en-US"/>
        </w:rPr>
        <w:instrText xml:space="preserve"> REF _Ref405910412 \r \h </w:instrText>
      </w:r>
      <w:r>
        <w:rPr>
          <w:lang w:val="en-US"/>
        </w:rPr>
      </w:r>
      <w:r>
        <w:rPr>
          <w:lang w:val="en-US"/>
        </w:rPr>
        <w:fldChar w:fldCharType="separate"/>
      </w:r>
      <w:r>
        <w:rPr>
          <w:lang w:val="en-US"/>
        </w:rPr>
        <w:t>5.4.3</w:t>
      </w:r>
      <w:r>
        <w:rPr>
          <w:lang w:val="en-US"/>
        </w:rPr>
        <w:fldChar w:fldCharType="end"/>
      </w:r>
      <w:r>
        <w:rPr>
          <w:lang w:val="en-US"/>
        </w:rPr>
        <w:t>)</w:t>
      </w:r>
      <w:r w:rsidRPr="00497AAC">
        <w:rPr>
          <w:lang w:val="en-US"/>
        </w:rPr>
        <w:t>. We only know how many persons fall in this category. However, the percentiles reported on the FTA webpage are based on the true taxable income (also for units below the threshold), which allows a more precise estimation of the lower percentiles. Secondly, it is especially hard to estimate the highest top income percentiles out of the aggregated tax statistics, leaving us with information only until the 95%-percentiles, while the reported percentiles reach the 99.99%-percentiles</w:t>
      </w:r>
      <w:r>
        <w:rPr>
          <w:lang w:val="en-US"/>
        </w:rPr>
        <w:t>.</w:t>
      </w:r>
    </w:p>
  </w:footnote>
  <w:footnote w:id="11">
    <w:p w14:paraId="4DB064D8" w14:textId="1461495A" w:rsidR="00D6131E" w:rsidRPr="00C34AAB" w:rsidRDefault="00D6131E">
      <w:pPr>
        <w:pStyle w:val="FootnoteText"/>
        <w:rPr>
          <w:lang w:val="en-US"/>
        </w:rPr>
      </w:pPr>
      <w:ins w:id="157" w:author="rudi" w:date="2015-04-13T02:13:00Z">
        <w:r>
          <w:rPr>
            <w:rStyle w:val="FootnoteReference"/>
          </w:rPr>
          <w:footnoteRef/>
        </w:r>
      </w:ins>
      <w:r w:rsidRPr="00C34AAB">
        <w:rPr>
          <w:lang w:val="en-US"/>
        </w:rPr>
        <w:t xml:space="preserve"> We compare </w:t>
      </w:r>
      <w:r>
        <w:rPr>
          <w:lang w:val="en-US"/>
        </w:rPr>
        <w:t xml:space="preserve">full </w:t>
      </w:r>
      <w:r w:rsidRPr="00C34AAB">
        <w:rPr>
          <w:lang w:val="en-US"/>
        </w:rPr>
        <w:t>distributions althou</w:t>
      </w:r>
      <w:r>
        <w:rPr>
          <w:lang w:val="en-US"/>
        </w:rPr>
        <w:t>g</w:t>
      </w:r>
      <w:r w:rsidRPr="00C34AAB">
        <w:rPr>
          <w:lang w:val="en-US"/>
        </w:rPr>
        <w:t xml:space="preserve">h we work with </w:t>
      </w:r>
      <w:del w:id="158" w:author="Hümbelin Oliver" w:date="2015-04-20T19:44:00Z">
        <w:r w:rsidRPr="00C34AAB" w:rsidDel="006F6C84">
          <w:rPr>
            <w:lang w:val="en-US"/>
          </w:rPr>
          <w:delText>aggregated data</w:delText>
        </w:r>
      </w:del>
      <w:proofErr w:type="spellStart"/>
      <w:ins w:id="159" w:author="Hümbelin Oliver" w:date="2015-04-20T19:44:00Z">
        <w:r w:rsidR="006F6C84">
          <w:rPr>
            <w:lang w:val="en-US"/>
          </w:rPr>
          <w:t>percentils</w:t>
        </w:r>
      </w:ins>
      <w:proofErr w:type="spellEnd"/>
      <w:r w:rsidRPr="00C34AAB">
        <w:rPr>
          <w:lang w:val="en-US"/>
        </w:rPr>
        <w:t xml:space="preserve">. </w:t>
      </w:r>
      <w:r w:rsidRPr="00CB25C4">
        <w:rPr>
          <w:lang w:val="en-US"/>
        </w:rPr>
        <w:t xml:space="preserve">To </w:t>
      </w:r>
      <w:r w:rsidRPr="00C34AAB">
        <w:rPr>
          <w:lang w:val="en-US"/>
        </w:rPr>
        <w:t xml:space="preserve">achieve this, </w:t>
      </w:r>
      <w:r>
        <w:rPr>
          <w:lang w:val="en-US"/>
        </w:rPr>
        <w:t xml:space="preserve">we </w:t>
      </w:r>
      <w:del w:id="160" w:author="Hümbelin Oliver" w:date="2015-04-20T19:44:00Z">
        <w:r w:rsidDel="006F6C84">
          <w:rPr>
            <w:lang w:val="en-US"/>
          </w:rPr>
          <w:delText xml:space="preserve">calculated many single percentiles using Pareto interpolation and in a second step </w:delText>
        </w:r>
      </w:del>
      <w:r>
        <w:rPr>
          <w:lang w:val="en-US"/>
        </w:rPr>
        <w:t>created data which represent the distribution described by these percentiles, by imputing cases between adjacent percentiles in a linear fashion.</w:t>
      </w:r>
    </w:p>
  </w:footnote>
  <w:footnote w:id="12">
    <w:p w14:paraId="79B2738E" w14:textId="045750F6" w:rsidR="00D6131E" w:rsidRPr="00CB25C4" w:rsidRDefault="00D6131E">
      <w:pPr>
        <w:pStyle w:val="FootnoteText"/>
      </w:pPr>
      <w:r>
        <w:rPr>
          <w:rStyle w:val="FootnoteReference"/>
        </w:rPr>
        <w:footnoteRef/>
      </w:r>
      <w:r w:rsidRPr="00CB25C4">
        <w:t xml:space="preserve"> </w:t>
      </w:r>
      <w:hyperlink r:id="rId1" w:history="1">
        <w:r w:rsidRPr="00CB25C4">
          <w:rPr>
            <w:rStyle w:val="Hyperlink"/>
          </w:rPr>
          <w:t>http://www.bfs.admin.ch/bfs/portal/de/index/infothek/lexikon/lex/0.topic.1.html</w:t>
        </w:r>
      </w:hyperlink>
      <w:r w:rsidRPr="00CB25C4">
        <w:t xml:space="preserve"> (13.4.3 Sozialhilfe und Asylwesen)</w:t>
      </w:r>
    </w:p>
  </w:footnote>
  <w:footnote w:id="13">
    <w:p w14:paraId="54A662EC" w14:textId="3553CA82" w:rsidR="00DD3B11" w:rsidRPr="00DD3B11" w:rsidRDefault="00DD3B11">
      <w:pPr>
        <w:pStyle w:val="FootnoteText"/>
        <w:rPr>
          <w:lang w:val="en-US"/>
          <w:rPrChange w:id="197" w:author="Hümbelin Oliver" w:date="2015-04-20T20:03:00Z">
            <w:rPr/>
          </w:rPrChange>
        </w:rPr>
      </w:pPr>
      <w:ins w:id="198" w:author="Hümbelin Oliver" w:date="2015-04-20T20:03:00Z">
        <w:r>
          <w:rPr>
            <w:rStyle w:val="FootnoteReference"/>
          </w:rPr>
          <w:footnoteRef/>
        </w:r>
        <w:r w:rsidRPr="00DD3B11">
          <w:rPr>
            <w:lang w:val="en-US"/>
            <w:rPrChange w:id="199" w:author="Hümbelin Oliver" w:date="2015-04-20T20:03:00Z">
              <w:rPr/>
            </w:rPrChange>
          </w:rPr>
          <w:t xml:space="preserve"> </w:t>
        </w:r>
        <w:r>
          <w:rPr>
            <w:lang w:val="en-US"/>
          </w:rPr>
          <w:t>Again it is possible to perform a fully distributional comparison</w:t>
        </w:r>
      </w:ins>
      <w:ins w:id="200" w:author="Hümbelin Oliver" w:date="2015-04-20T20:07:00Z">
        <w:r>
          <w:rPr>
            <w:lang w:val="en-US"/>
          </w:rPr>
          <w:t xml:space="preserve">, with a little technical effort. </w:t>
        </w:r>
      </w:ins>
      <w:ins w:id="201" w:author="Hümbelin Oliver" w:date="2015-04-20T20:03:00Z">
        <w:r>
          <w:rPr>
            <w:lang w:val="en-US"/>
          </w:rPr>
          <w:t xml:space="preserve"> W</w:t>
        </w:r>
      </w:ins>
      <w:ins w:id="202" w:author="Hümbelin Oliver" w:date="2015-04-20T20:04:00Z">
        <w:r>
          <w:rPr>
            <w:lang w:val="en-US"/>
          </w:rPr>
          <w:t xml:space="preserve">hen using aggregated tax statistics we first estimate percentiles via </w:t>
        </w:r>
        <w:proofErr w:type="spellStart"/>
        <w:proofErr w:type="gramStart"/>
        <w:r>
          <w:rPr>
            <w:lang w:val="en-US"/>
          </w:rPr>
          <w:t>pareto</w:t>
        </w:r>
        <w:proofErr w:type="spellEnd"/>
        <w:proofErr w:type="gramEnd"/>
        <w:r>
          <w:rPr>
            <w:lang w:val="en-US"/>
          </w:rPr>
          <w:t xml:space="preserve"> interpolation (</w:t>
        </w:r>
        <w:proofErr w:type="spellStart"/>
        <w:r>
          <w:rPr>
            <w:lang w:val="en-US"/>
          </w:rPr>
          <w:t>Cowel</w:t>
        </w:r>
        <w:proofErr w:type="spellEnd"/>
        <w:r>
          <w:rPr>
            <w:lang w:val="en-US"/>
          </w:rPr>
          <w:t>). Then we create a</w:t>
        </w:r>
      </w:ins>
      <w:ins w:id="203" w:author="Hümbelin Oliver" w:date="2015-04-20T20:05:00Z">
        <w:r>
          <w:rPr>
            <w:lang w:val="en-US"/>
          </w:rPr>
          <w:t>n</w:t>
        </w:r>
      </w:ins>
      <w:ins w:id="204" w:author="Hümbelin Oliver" w:date="2015-04-20T20:04:00Z">
        <w:r>
          <w:rPr>
            <w:lang w:val="en-US"/>
          </w:rPr>
          <w:t xml:space="preserve"> </w:t>
        </w:r>
      </w:ins>
      <w:ins w:id="205" w:author="Hümbelin Oliver" w:date="2015-04-20T20:05:00Z">
        <w:r>
          <w:rPr>
            <w:lang w:val="en-US"/>
          </w:rPr>
          <w:t>artificial</w:t>
        </w:r>
      </w:ins>
      <w:ins w:id="206" w:author="Hümbelin Oliver" w:date="2015-04-20T20:04:00Z">
        <w:r>
          <w:rPr>
            <w:lang w:val="en-US"/>
          </w:rPr>
          <w:t xml:space="preserve"> </w:t>
        </w:r>
      </w:ins>
      <w:ins w:id="207" w:author="Hümbelin Oliver" w:date="2015-04-20T20:05:00Z">
        <w:r>
          <w:rPr>
            <w:lang w:val="en-US"/>
          </w:rPr>
          <w:t xml:space="preserve">dataset </w:t>
        </w:r>
      </w:ins>
      <w:ins w:id="208" w:author="Hümbelin Oliver" w:date="2015-04-20T20:06:00Z">
        <w:r>
          <w:rPr>
            <w:lang w:val="en-US"/>
          </w:rPr>
          <w:t xml:space="preserve">that </w:t>
        </w:r>
        <w:r>
          <w:rPr>
            <w:lang w:val="en-US"/>
          </w:rPr>
          <w:t xml:space="preserve">represent the distribution </w:t>
        </w:r>
        <w:r>
          <w:rPr>
            <w:lang w:val="en-US"/>
          </w:rPr>
          <w:t>described by these percentiles (see also</w:t>
        </w:r>
      </w:ins>
      <w:ins w:id="209" w:author="Hümbelin Oliver" w:date="2015-04-20T20:07:00Z">
        <w:r>
          <w:rPr>
            <w:lang w:val="en-US"/>
          </w:rPr>
          <w:t xml:space="preserve"> footnote</w:t>
        </w:r>
      </w:ins>
      <w:ins w:id="210" w:author="Hümbelin Oliver" w:date="2015-04-20T20:06:00Z">
        <w:r>
          <w:rPr>
            <w:lang w:val="en-US"/>
          </w:rPr>
          <w:t xml:space="preserve"> </w:t>
        </w:r>
      </w:ins>
      <w:ins w:id="211" w:author="Hümbelin Oliver" w:date="2015-04-20T20:07:00Z">
        <w:r>
          <w:rPr>
            <w:lang w:val="en-US"/>
          </w:rPr>
          <w:fldChar w:fldCharType="begin"/>
        </w:r>
        <w:r>
          <w:rPr>
            <w:lang w:val="en-US"/>
          </w:rPr>
          <w:instrText xml:space="preserve"> NOTEREF _Ref417323767 \h </w:instrText>
        </w:r>
        <w:r>
          <w:rPr>
            <w:lang w:val="en-US"/>
          </w:rPr>
        </w:r>
      </w:ins>
      <w:r>
        <w:rPr>
          <w:lang w:val="en-US"/>
        </w:rPr>
        <w:fldChar w:fldCharType="separate"/>
      </w:r>
      <w:ins w:id="212" w:author="Hümbelin Oliver" w:date="2015-04-20T20:07:00Z">
        <w:r>
          <w:rPr>
            <w:lang w:val="en-US"/>
          </w:rPr>
          <w:t>11</w:t>
        </w:r>
        <w:r>
          <w:rPr>
            <w:lang w:val="en-US"/>
          </w:rPr>
          <w:fldChar w:fldCharType="end"/>
        </w:r>
        <w:r>
          <w:rPr>
            <w:lang w:val="en-US"/>
          </w:rPr>
          <w:t>)</w:t>
        </w:r>
      </w:ins>
    </w:p>
  </w:footnote>
  <w:footnote w:id="14">
    <w:p w14:paraId="4C8F18C9" w14:textId="77777777" w:rsidR="00D6131E" w:rsidRPr="006956E1" w:rsidRDefault="00D6131E" w:rsidP="00BF20AE">
      <w:pPr>
        <w:pStyle w:val="FootnoteText"/>
        <w:rPr>
          <w:lang w:val="en-US"/>
        </w:rPr>
      </w:pPr>
      <w:r>
        <w:rPr>
          <w:rStyle w:val="FootnoteReference"/>
        </w:rPr>
        <w:footnoteRef/>
      </w:r>
      <w:r w:rsidRPr="006956E1">
        <w:rPr>
          <w:lang w:val="en-US"/>
        </w:rPr>
        <w:t xml:space="preserve"> We consider only the threshold for single tax units, because married tax units are very seldom </w:t>
      </w:r>
      <w:r>
        <w:rPr>
          <w:lang w:val="en-US"/>
        </w:rPr>
        <w:t xml:space="preserve">exempted from direct federal taxes although the threshold is set at a higher level. We accounted for the variation of the exemption threshold over time. The threshold was raised in 2003 (from 14’900 CHF to 16’100 CHF for singles) and in 2011 (to 17’700 CHF) </w:t>
      </w:r>
    </w:p>
  </w:footnote>
  <w:footnote w:id="15">
    <w:p w14:paraId="0B79CBF4" w14:textId="6CEC25C9" w:rsidR="00D6131E" w:rsidRPr="00BD6E58" w:rsidRDefault="00D6131E">
      <w:pPr>
        <w:pStyle w:val="FootnoteText"/>
        <w:rPr>
          <w:lang w:val="en-US"/>
        </w:rPr>
      </w:pPr>
      <w:r>
        <w:rPr>
          <w:rStyle w:val="FootnoteReference"/>
        </w:rPr>
        <w:footnoteRef/>
      </w:r>
      <w:r w:rsidRPr="00BD6E58">
        <w:rPr>
          <w:lang w:val="en-US"/>
        </w:rPr>
        <w:t xml:space="preserve"> </w:t>
      </w:r>
      <w:proofErr w:type="gramStart"/>
      <w:r>
        <w:rPr>
          <w:lang w:val="en-US"/>
        </w:rPr>
        <w:t>Difference to the imputed series.</w:t>
      </w:r>
      <w:proofErr w:type="gramEnd"/>
    </w:p>
  </w:footnote>
  <w:footnote w:id="16">
    <w:p w14:paraId="1B170EF4" w14:textId="77777777" w:rsidR="00D6131E" w:rsidRPr="00005884" w:rsidDel="00FA58EC" w:rsidRDefault="00D6131E" w:rsidP="00CB3D24">
      <w:pPr>
        <w:pStyle w:val="FootnoteText"/>
        <w:rPr>
          <w:del w:id="296" w:author="Hümbelin Oliver" w:date="2015-04-13T19:12:00Z"/>
          <w:lang w:val="en-US"/>
        </w:rPr>
      </w:pPr>
      <w:del w:id="297" w:author="Hümbelin Oliver" w:date="2015-04-13T19:12:00Z">
        <w:r w:rsidDel="00FA58EC">
          <w:rPr>
            <w:rStyle w:val="FootnoteReference"/>
          </w:rPr>
          <w:footnoteRef/>
        </w:r>
        <w:r w:rsidRPr="00005884" w:rsidDel="00FA58EC">
          <w:rPr>
            <w:lang w:val="en-US"/>
          </w:rPr>
          <w:delText xml:space="preserve"> We </w:delText>
        </w:r>
        <w:r w:rsidDel="00FA58EC">
          <w:rPr>
            <w:lang w:val="en-US"/>
          </w:rPr>
          <w:delText>do not</w:delText>
        </w:r>
        <w:r w:rsidRPr="00005884" w:rsidDel="00FA58EC">
          <w:rPr>
            <w:lang w:val="en-US"/>
          </w:rPr>
          <w:delText xml:space="preserve"> show time points before</w:delText>
        </w:r>
        <w:r w:rsidDel="00FA58EC">
          <w:rPr>
            <w:lang w:val="en-US"/>
          </w:rPr>
          <w:delText xml:space="preserve"> 1943/44</w:delText>
        </w:r>
        <w:r w:rsidRPr="00005884" w:rsidDel="00FA58EC">
          <w:rPr>
            <w:lang w:val="en-US"/>
          </w:rPr>
          <w:delText xml:space="preserve">, </w:delText>
        </w:r>
        <w:r w:rsidDel="00FA58EC">
          <w:rPr>
            <w:lang w:val="en-US"/>
          </w:rPr>
          <w:delText>although</w:delText>
        </w:r>
        <w:r w:rsidRPr="00005884" w:rsidDel="00FA58EC">
          <w:rPr>
            <w:lang w:val="en-US"/>
          </w:rPr>
          <w:delText xml:space="preserve"> theoretically</w:delText>
        </w:r>
        <w:r w:rsidDel="00FA58EC">
          <w:rPr>
            <w:lang w:val="en-US"/>
          </w:rPr>
          <w:delText xml:space="preserve"> information is available, because in this period only small fraction of potential tax units are covered in the tax statistics.</w:delText>
        </w:r>
      </w:del>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D3124" w14:textId="77777777" w:rsidR="00D6131E" w:rsidRPr="001F1B9C" w:rsidRDefault="00D6131E" w:rsidP="001F1B9C">
    <w:pPr>
      <w:pStyle w:val="Header"/>
    </w:pPr>
    <w:r>
      <w:rPr>
        <w:noProof/>
        <w:lang w:eastAsia="de-CH"/>
      </w:rPr>
      <w:drawing>
        <wp:anchor distT="0" distB="0" distL="114300" distR="114300" simplePos="0" relativeHeight="251657216" behindDoc="0" locked="1" layoutInCell="1" allowOverlap="1" wp14:anchorId="7DFDC238" wp14:editId="0B10D99B">
          <wp:simplePos x="0" y="0"/>
          <wp:positionH relativeFrom="page">
            <wp:posOffset>875030</wp:posOffset>
          </wp:positionH>
          <wp:positionV relativeFrom="page">
            <wp:posOffset>417830</wp:posOffset>
          </wp:positionV>
          <wp:extent cx="509270" cy="755015"/>
          <wp:effectExtent l="0" t="0" r="0" b="6985"/>
          <wp:wrapNone/>
          <wp:docPr id="3"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E83537" w14:textId="77777777" w:rsidR="00D6131E" w:rsidRDefault="00D6131E" w:rsidP="004F7B96">
    <w:pPr>
      <w:pStyle w:val="Header"/>
      <w:spacing w:after="1900"/>
    </w:pPr>
    <w:r>
      <w:rPr>
        <w:noProof/>
        <w:lang w:eastAsia="de-CH"/>
      </w:rPr>
      <w:drawing>
        <wp:anchor distT="0" distB="0" distL="114300" distR="114300" simplePos="0" relativeHeight="251659264" behindDoc="0" locked="1" layoutInCell="1" allowOverlap="1" wp14:anchorId="4D5CB0D8" wp14:editId="77F91CD7">
          <wp:simplePos x="0" y="0"/>
          <wp:positionH relativeFrom="page">
            <wp:posOffset>875030</wp:posOffset>
          </wp:positionH>
          <wp:positionV relativeFrom="page">
            <wp:posOffset>414655</wp:posOffset>
          </wp:positionV>
          <wp:extent cx="509270" cy="755015"/>
          <wp:effectExtent l="0" t="0" r="0" b="6985"/>
          <wp:wrapNone/>
          <wp:docPr id="14"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6192" behindDoc="0" locked="1" layoutInCell="1" allowOverlap="1" wp14:anchorId="2AD46429" wp14:editId="31133CB5">
          <wp:simplePos x="0" y="0"/>
          <wp:positionH relativeFrom="page">
            <wp:posOffset>875030</wp:posOffset>
          </wp:positionH>
          <wp:positionV relativeFrom="page">
            <wp:posOffset>417830</wp:posOffset>
          </wp:positionV>
          <wp:extent cx="509905" cy="755650"/>
          <wp:effectExtent l="0" t="0" r="0" b="6350"/>
          <wp:wrapNone/>
          <wp:docPr id="1"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420C28F0"/>
    <w:lvl w:ilvl="0">
      <w:start w:val="1"/>
      <w:numFmt w:val="bullet"/>
      <w:pStyle w:val="ListBullet5"/>
      <w:lvlText w:val="–"/>
      <w:lvlJc w:val="left"/>
      <w:pPr>
        <w:tabs>
          <w:tab w:val="num" w:pos="1247"/>
        </w:tabs>
        <w:ind w:left="1247" w:hanging="226"/>
      </w:pPr>
      <w:rPr>
        <w:rFonts w:ascii="Bryant Pro Regular Alternate" w:hAnsi="Bryant Pro Regular Alternate" w:hint="default"/>
      </w:rPr>
    </w:lvl>
  </w:abstractNum>
  <w:abstractNum w:abstractNumId="1">
    <w:nsid w:val="FFFFFF81"/>
    <w:multiLevelType w:val="singleLevel"/>
    <w:tmpl w:val="B24EE49A"/>
    <w:lvl w:ilvl="0">
      <w:start w:val="1"/>
      <w:numFmt w:val="bullet"/>
      <w:pStyle w:val="ListBullet4"/>
      <w:lvlText w:val="–"/>
      <w:lvlJc w:val="left"/>
      <w:pPr>
        <w:tabs>
          <w:tab w:val="num" w:pos="1021"/>
        </w:tabs>
        <w:ind w:left="1021" w:hanging="227"/>
      </w:pPr>
      <w:rPr>
        <w:rFonts w:ascii="Bryant Pro Regular Alternate" w:hAnsi="Bryant Pro Regular Alternate" w:hint="default"/>
      </w:rPr>
    </w:lvl>
  </w:abstractNum>
  <w:abstractNum w:abstractNumId="2">
    <w:nsid w:val="FFFFFF82"/>
    <w:multiLevelType w:val="singleLevel"/>
    <w:tmpl w:val="C31E0340"/>
    <w:lvl w:ilvl="0">
      <w:start w:val="1"/>
      <w:numFmt w:val="bullet"/>
      <w:pStyle w:val="ListBullet3"/>
      <w:lvlText w:val="–"/>
      <w:lvlJc w:val="left"/>
      <w:pPr>
        <w:tabs>
          <w:tab w:val="num" w:pos="794"/>
        </w:tabs>
        <w:ind w:left="794" w:hanging="228"/>
      </w:pPr>
      <w:rPr>
        <w:rFonts w:ascii="Bryant Pro Regular Alternate" w:hAnsi="Bryant Pro Regular Alternate" w:hint="default"/>
      </w:rPr>
    </w:lvl>
  </w:abstractNum>
  <w:abstractNum w:abstractNumId="3">
    <w:nsid w:val="FFFFFF83"/>
    <w:multiLevelType w:val="singleLevel"/>
    <w:tmpl w:val="364686D8"/>
    <w:lvl w:ilvl="0">
      <w:start w:val="1"/>
      <w:numFmt w:val="bullet"/>
      <w:pStyle w:val="ListBullet2"/>
      <w:lvlText w:val="–"/>
      <w:lvlJc w:val="left"/>
      <w:pPr>
        <w:tabs>
          <w:tab w:val="num" w:pos="567"/>
        </w:tabs>
        <w:ind w:left="567" w:hanging="227"/>
      </w:pPr>
      <w:rPr>
        <w:rFonts w:ascii="Bryant Pro Regular Alternate" w:hAnsi="Bryant Pro Regular Alternate" w:hint="default"/>
      </w:rPr>
    </w:lvl>
  </w:abstractNum>
  <w:abstractNum w:abstractNumId="4">
    <w:nsid w:val="FFFFFF89"/>
    <w:multiLevelType w:val="singleLevel"/>
    <w:tmpl w:val="33BADBA0"/>
    <w:lvl w:ilvl="0">
      <w:start w:val="1"/>
      <w:numFmt w:val="bullet"/>
      <w:pStyle w:val="ListBullet"/>
      <w:lvlText w:val="–"/>
      <w:lvlJc w:val="left"/>
      <w:pPr>
        <w:tabs>
          <w:tab w:val="num" w:pos="284"/>
        </w:tabs>
        <w:ind w:left="284" w:hanging="284"/>
      </w:pPr>
      <w:rPr>
        <w:rFonts w:ascii="Bryant Pro Regular Alternate" w:hAnsi="Bryant Pro Regular Alternate" w:hint="default"/>
      </w:rPr>
    </w:lvl>
  </w:abstractNum>
  <w:abstractNum w:abstractNumId="5">
    <w:nsid w:val="03383D6D"/>
    <w:multiLevelType w:val="hybridMultilevel"/>
    <w:tmpl w:val="2C6E01B4"/>
    <w:lvl w:ilvl="0" w:tplc="BCDE445E">
      <w:start w:val="7"/>
      <w:numFmt w:val="bullet"/>
      <w:lvlText w:val="-"/>
      <w:lvlJc w:val="left"/>
      <w:pPr>
        <w:ind w:left="720" w:hanging="360"/>
      </w:pPr>
      <w:rPr>
        <w:rFonts w:ascii="Lucida Sans" w:eastAsia="Lucida Sans" w:hAnsi="Lucida Sans" w:cs="Lucida San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09094ABB"/>
    <w:multiLevelType w:val="hybridMultilevel"/>
    <w:tmpl w:val="825A1E96"/>
    <w:lvl w:ilvl="0" w:tplc="AD2E338A">
      <w:start w:val="6"/>
      <w:numFmt w:val="bullet"/>
      <w:lvlText w:val=""/>
      <w:lvlJc w:val="left"/>
      <w:pPr>
        <w:ind w:left="720" w:hanging="360"/>
      </w:pPr>
      <w:rPr>
        <w:rFonts w:ascii="Wingdings" w:eastAsia="Lucida Sans"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226849"/>
    <w:multiLevelType w:val="hybridMultilevel"/>
    <w:tmpl w:val="EFFE9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ABD2280"/>
    <w:multiLevelType w:val="hybridMultilevel"/>
    <w:tmpl w:val="17545BDC"/>
    <w:lvl w:ilvl="0" w:tplc="74E4EB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EA495A"/>
    <w:multiLevelType w:val="hybridMultilevel"/>
    <w:tmpl w:val="A198CB0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0C7E72CB"/>
    <w:multiLevelType w:val="multilevel"/>
    <w:tmpl w:val="5860CC58"/>
    <w:lvl w:ilvl="0">
      <w:start w:val="1"/>
      <w:numFmt w:val="decimal"/>
      <w:lvlText w:val="%1"/>
      <w:lvlJc w:val="left"/>
      <w:pPr>
        <w:ind w:left="786" w:hanging="360"/>
      </w:pPr>
      <w:rPr>
        <w:rFonts w:hint="default"/>
        <w:b w:val="0"/>
        <w:i w:val="0"/>
        <w:vanish w:val="0"/>
        <w:color w:val="auto"/>
        <w:sz w:val="28"/>
      </w:rPr>
    </w:lvl>
    <w:lvl w:ilvl="1">
      <w:start w:val="1"/>
      <w:numFmt w:val="decimal"/>
      <w:lvlText w:val="%2.1."/>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1">
    <w:nsid w:val="0CD57574"/>
    <w:multiLevelType w:val="hybridMultilevel"/>
    <w:tmpl w:val="17545BDC"/>
    <w:lvl w:ilvl="0" w:tplc="74E4EB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C84B61"/>
    <w:multiLevelType w:val="hybridMultilevel"/>
    <w:tmpl w:val="822A070A"/>
    <w:lvl w:ilvl="0" w:tplc="ED1A7BF2">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7609DB"/>
    <w:multiLevelType w:val="hybridMultilevel"/>
    <w:tmpl w:val="8B28E9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1D1B394D"/>
    <w:multiLevelType w:val="hybridMultilevel"/>
    <w:tmpl w:val="05480EF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1FDB4F9D"/>
    <w:multiLevelType w:val="hybridMultilevel"/>
    <w:tmpl w:val="EE2E20E8"/>
    <w:lvl w:ilvl="0" w:tplc="D388A5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A80646"/>
    <w:multiLevelType w:val="multilevel"/>
    <w:tmpl w:val="F73E98DE"/>
    <w:lvl w:ilvl="0">
      <w:start w:val="1"/>
      <w:numFmt w:val="decimal"/>
      <w:pStyle w:val="Heading1"/>
      <w:lvlText w:val="%1"/>
      <w:lvlJc w:val="left"/>
      <w:pPr>
        <w:ind w:left="786" w:hanging="360"/>
      </w:pPr>
      <w:rPr>
        <w:rFonts w:hint="default"/>
        <w:b w:val="0"/>
        <w:i w:val="0"/>
        <w:vanish w:val="0"/>
        <w:color w:val="auto"/>
        <w:sz w:val="28"/>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sz w:val="18"/>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7">
    <w:nsid w:val="28CB36E4"/>
    <w:multiLevelType w:val="hybridMultilevel"/>
    <w:tmpl w:val="8C121EB6"/>
    <w:lvl w:ilvl="0" w:tplc="3E440F18">
      <w:start w:val="1"/>
      <w:numFmt w:val="decimal"/>
      <w:lvlText w:val="(%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825799"/>
    <w:multiLevelType w:val="hybridMultilevel"/>
    <w:tmpl w:val="ABE88CC2"/>
    <w:lvl w:ilvl="0" w:tplc="D388A5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DCB00FD"/>
    <w:multiLevelType w:val="hybridMultilevel"/>
    <w:tmpl w:val="FF7015CE"/>
    <w:lvl w:ilvl="0" w:tplc="DFA2F4F4">
      <w:start w:val="2"/>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6731CF6"/>
    <w:multiLevelType w:val="hybridMultilevel"/>
    <w:tmpl w:val="6D6E7464"/>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2">
    <w:nsid w:val="3DD12FE7"/>
    <w:multiLevelType w:val="hybridMultilevel"/>
    <w:tmpl w:val="C14C16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3EE47CDD"/>
    <w:multiLevelType w:val="hybridMultilevel"/>
    <w:tmpl w:val="1AFC8932"/>
    <w:lvl w:ilvl="0" w:tplc="57829130">
      <w:start w:val="1"/>
      <w:numFmt w:val="decimal"/>
      <w:lvlText w:val="%1.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3F8B7669"/>
    <w:multiLevelType w:val="hybridMultilevel"/>
    <w:tmpl w:val="B8EE33E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FF70C14"/>
    <w:multiLevelType w:val="hybridMultilevel"/>
    <w:tmpl w:val="1542CA06"/>
    <w:lvl w:ilvl="0" w:tplc="D388A5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6953CF"/>
    <w:multiLevelType w:val="hybridMultilevel"/>
    <w:tmpl w:val="3A7E4DEE"/>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nsid w:val="577917CB"/>
    <w:multiLevelType w:val="hybridMultilevel"/>
    <w:tmpl w:val="897A8C28"/>
    <w:lvl w:ilvl="0" w:tplc="0807000F">
      <w:start w:val="1"/>
      <w:numFmt w:val="decimal"/>
      <w:lvlText w:val="%1."/>
      <w:lvlJc w:val="left"/>
      <w:pPr>
        <w:ind w:left="360" w:hanging="360"/>
      </w:pPr>
      <w:rPr>
        <w:rFonts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8">
    <w:nsid w:val="5E313E45"/>
    <w:multiLevelType w:val="hybridMultilevel"/>
    <w:tmpl w:val="524C7D12"/>
    <w:lvl w:ilvl="0" w:tplc="A5DC6154">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4347844"/>
    <w:multiLevelType w:val="hybridMultilevel"/>
    <w:tmpl w:val="3E98BB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67F45167"/>
    <w:multiLevelType w:val="hybridMultilevel"/>
    <w:tmpl w:val="C074CB9C"/>
    <w:lvl w:ilvl="0" w:tplc="66C86268">
      <w:start w:val="6"/>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CA13244"/>
    <w:multiLevelType w:val="multilevel"/>
    <w:tmpl w:val="13DC426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nsid w:val="6E1A241E"/>
    <w:multiLevelType w:val="hybridMultilevel"/>
    <w:tmpl w:val="9192F48E"/>
    <w:lvl w:ilvl="0" w:tplc="ED1A7BF2">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744E45"/>
    <w:multiLevelType w:val="hybridMultilevel"/>
    <w:tmpl w:val="FF0CF9BC"/>
    <w:lvl w:ilvl="0" w:tplc="08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 w:numId="6">
    <w:abstractNumId w:val="16"/>
  </w:num>
  <w:num w:numId="7">
    <w:abstractNumId w:val="21"/>
  </w:num>
  <w:num w:numId="8">
    <w:abstractNumId w:val="12"/>
  </w:num>
  <w:num w:numId="9">
    <w:abstractNumId w:val="28"/>
  </w:num>
  <w:num w:numId="10">
    <w:abstractNumId w:val="11"/>
  </w:num>
  <w:num w:numId="11">
    <w:abstractNumId w:val="17"/>
  </w:num>
  <w:num w:numId="12">
    <w:abstractNumId w:val="33"/>
  </w:num>
  <w:num w:numId="13">
    <w:abstractNumId w:val="25"/>
  </w:num>
  <w:num w:numId="14">
    <w:abstractNumId w:val="31"/>
  </w:num>
  <w:num w:numId="1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num>
  <w:num w:numId="18">
    <w:abstractNumId w:val="8"/>
  </w:num>
  <w:num w:numId="19">
    <w:abstractNumId w:val="30"/>
  </w:num>
  <w:num w:numId="20">
    <w:abstractNumId w:val="18"/>
  </w:num>
  <w:num w:numId="21">
    <w:abstractNumId w:val="32"/>
  </w:num>
  <w:num w:numId="22">
    <w:abstractNumId w:val="6"/>
  </w:num>
  <w:num w:numId="23">
    <w:abstractNumId w:val="10"/>
  </w:num>
  <w:num w:numId="24">
    <w:abstractNumId w:val="16"/>
  </w:num>
  <w:num w:numId="25">
    <w:abstractNumId w:val="7"/>
  </w:num>
  <w:num w:numId="26">
    <w:abstractNumId w:val="15"/>
  </w:num>
  <w:num w:numId="27">
    <w:abstractNumId w:val="5"/>
  </w:num>
  <w:num w:numId="28">
    <w:abstractNumId w:val="14"/>
  </w:num>
  <w:num w:numId="29">
    <w:abstractNumId w:val="26"/>
  </w:num>
  <w:num w:numId="30">
    <w:abstractNumId w:val="16"/>
  </w:num>
  <w:num w:numId="31">
    <w:abstractNumId w:val="22"/>
  </w:num>
  <w:num w:numId="32">
    <w:abstractNumId w:val="13"/>
  </w:num>
  <w:num w:numId="33">
    <w:abstractNumId w:val="29"/>
  </w:num>
  <w:num w:numId="34">
    <w:abstractNumId w:val="19"/>
  </w:num>
  <w:num w:numId="35">
    <w:abstractNumId w:val="23"/>
  </w:num>
  <w:num w:numId="36">
    <w:abstractNumId w:val="27"/>
  </w:num>
  <w:num w:numId="37">
    <w:abstractNumId w:val="20"/>
  </w:num>
  <w:num w:numId="38">
    <w:abstractNumId w:val="24"/>
  </w:num>
  <w:num w:numId="39">
    <w:abstractNumId w:val="9"/>
  </w:num>
  <w:numIdMacAtCleanup w:val="1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udi">
    <w15:presenceInfo w15:providerId="None" w15:userId="rud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activeWritingStyle w:appName="MSWord" w:lang="de-DE" w:vendorID="64" w:dllVersion="131078" w:nlCheck="1" w:checkStyle="1"/>
  <w:activeWritingStyle w:appName="MSWord" w:lang="en-US" w:vendorID="64" w:dllVersion="131078" w:nlCheck="1" w:checkStyle="1"/>
  <w:activeWritingStyle w:appName="MSWord" w:lang="de-CH" w:vendorID="64" w:dllVersion="131078" w:nlCheck="1" w:checkStyle="1"/>
  <w:activeWritingStyle w:appName="MSWord" w:lang="fr-CH" w:vendorID="64" w:dllVersion="131078" w:nlCheck="1" w:checkStyle="1"/>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44CF"/>
    <w:rsid w:val="000010A1"/>
    <w:rsid w:val="00001FF8"/>
    <w:rsid w:val="00003CF0"/>
    <w:rsid w:val="00005884"/>
    <w:rsid w:val="00006923"/>
    <w:rsid w:val="000128C6"/>
    <w:rsid w:val="00017498"/>
    <w:rsid w:val="000179BB"/>
    <w:rsid w:val="00020500"/>
    <w:rsid w:val="000208E0"/>
    <w:rsid w:val="0002650A"/>
    <w:rsid w:val="00026920"/>
    <w:rsid w:val="00027103"/>
    <w:rsid w:val="0002797A"/>
    <w:rsid w:val="00035727"/>
    <w:rsid w:val="000364D6"/>
    <w:rsid w:val="000367A3"/>
    <w:rsid w:val="00036871"/>
    <w:rsid w:val="0004114E"/>
    <w:rsid w:val="000421B2"/>
    <w:rsid w:val="000453A5"/>
    <w:rsid w:val="00046D74"/>
    <w:rsid w:val="00047D7A"/>
    <w:rsid w:val="0005180B"/>
    <w:rsid w:val="000526DB"/>
    <w:rsid w:val="00053EF3"/>
    <w:rsid w:val="00054AC8"/>
    <w:rsid w:val="00055BD0"/>
    <w:rsid w:val="000572D1"/>
    <w:rsid w:val="000635B3"/>
    <w:rsid w:val="0006599C"/>
    <w:rsid w:val="00070C65"/>
    <w:rsid w:val="000740F8"/>
    <w:rsid w:val="00082596"/>
    <w:rsid w:val="000844EC"/>
    <w:rsid w:val="00087411"/>
    <w:rsid w:val="00087C85"/>
    <w:rsid w:val="00091514"/>
    <w:rsid w:val="00091C2D"/>
    <w:rsid w:val="00092448"/>
    <w:rsid w:val="00095090"/>
    <w:rsid w:val="00095C44"/>
    <w:rsid w:val="00096BB2"/>
    <w:rsid w:val="00097EC8"/>
    <w:rsid w:val="000A1258"/>
    <w:rsid w:val="000A6849"/>
    <w:rsid w:val="000B1BAB"/>
    <w:rsid w:val="000B32E1"/>
    <w:rsid w:val="000B4338"/>
    <w:rsid w:val="000C23D4"/>
    <w:rsid w:val="000C3A69"/>
    <w:rsid w:val="000C5A90"/>
    <w:rsid w:val="000C7DD6"/>
    <w:rsid w:val="000D46A0"/>
    <w:rsid w:val="000D7C16"/>
    <w:rsid w:val="000D7E2E"/>
    <w:rsid w:val="000E061E"/>
    <w:rsid w:val="000E29F5"/>
    <w:rsid w:val="000E2F6C"/>
    <w:rsid w:val="000E484B"/>
    <w:rsid w:val="000E5BD4"/>
    <w:rsid w:val="000E654E"/>
    <w:rsid w:val="000F013A"/>
    <w:rsid w:val="000F0EA8"/>
    <w:rsid w:val="000F22C6"/>
    <w:rsid w:val="000F3789"/>
    <w:rsid w:val="000F3F69"/>
    <w:rsid w:val="000F40DC"/>
    <w:rsid w:val="000F66A6"/>
    <w:rsid w:val="00100231"/>
    <w:rsid w:val="001010B5"/>
    <w:rsid w:val="00104646"/>
    <w:rsid w:val="0010571E"/>
    <w:rsid w:val="00107A0C"/>
    <w:rsid w:val="0011072C"/>
    <w:rsid w:val="001112B0"/>
    <w:rsid w:val="001119D4"/>
    <w:rsid w:val="00112357"/>
    <w:rsid w:val="00112B6B"/>
    <w:rsid w:val="00115AF5"/>
    <w:rsid w:val="001215C7"/>
    <w:rsid w:val="00122E28"/>
    <w:rsid w:val="001232D9"/>
    <w:rsid w:val="00123364"/>
    <w:rsid w:val="00126FF4"/>
    <w:rsid w:val="001301A9"/>
    <w:rsid w:val="00132181"/>
    <w:rsid w:val="00136B09"/>
    <w:rsid w:val="00137073"/>
    <w:rsid w:val="00140195"/>
    <w:rsid w:val="00141738"/>
    <w:rsid w:val="00141B1B"/>
    <w:rsid w:val="00142EB7"/>
    <w:rsid w:val="00144FDE"/>
    <w:rsid w:val="00147C01"/>
    <w:rsid w:val="0015023D"/>
    <w:rsid w:val="00154023"/>
    <w:rsid w:val="0015427A"/>
    <w:rsid w:val="00164F6A"/>
    <w:rsid w:val="00165621"/>
    <w:rsid w:val="00165CC1"/>
    <w:rsid w:val="00170D9E"/>
    <w:rsid w:val="00176DF1"/>
    <w:rsid w:val="00182BEB"/>
    <w:rsid w:val="00182FF6"/>
    <w:rsid w:val="00190924"/>
    <w:rsid w:val="00190B1B"/>
    <w:rsid w:val="00196156"/>
    <w:rsid w:val="00197504"/>
    <w:rsid w:val="00197606"/>
    <w:rsid w:val="00197E91"/>
    <w:rsid w:val="001A5040"/>
    <w:rsid w:val="001B03E1"/>
    <w:rsid w:val="001B0DB9"/>
    <w:rsid w:val="001B0F1A"/>
    <w:rsid w:val="001B176D"/>
    <w:rsid w:val="001B21ED"/>
    <w:rsid w:val="001B7282"/>
    <w:rsid w:val="001C34F4"/>
    <w:rsid w:val="001C3F58"/>
    <w:rsid w:val="001C4B4E"/>
    <w:rsid w:val="001C4E8F"/>
    <w:rsid w:val="001C61A3"/>
    <w:rsid w:val="001D27D7"/>
    <w:rsid w:val="001D3B0D"/>
    <w:rsid w:val="001D4982"/>
    <w:rsid w:val="001D4A7E"/>
    <w:rsid w:val="001E0263"/>
    <w:rsid w:val="001E0286"/>
    <w:rsid w:val="001E1FA3"/>
    <w:rsid w:val="001E20D3"/>
    <w:rsid w:val="001E37CD"/>
    <w:rsid w:val="001E7D72"/>
    <w:rsid w:val="001F0F2A"/>
    <w:rsid w:val="001F1865"/>
    <w:rsid w:val="001F1B9C"/>
    <w:rsid w:val="001F1C05"/>
    <w:rsid w:val="001F533F"/>
    <w:rsid w:val="00201E0C"/>
    <w:rsid w:val="00202C51"/>
    <w:rsid w:val="0021211B"/>
    <w:rsid w:val="00212804"/>
    <w:rsid w:val="002131E1"/>
    <w:rsid w:val="00220F0E"/>
    <w:rsid w:val="00223743"/>
    <w:rsid w:val="00236B84"/>
    <w:rsid w:val="00240294"/>
    <w:rsid w:val="00245E7F"/>
    <w:rsid w:val="00247068"/>
    <w:rsid w:val="002502B0"/>
    <w:rsid w:val="00250B6E"/>
    <w:rsid w:val="0025306B"/>
    <w:rsid w:val="00253521"/>
    <w:rsid w:val="00255FA6"/>
    <w:rsid w:val="0025780F"/>
    <w:rsid w:val="00263882"/>
    <w:rsid w:val="00264D81"/>
    <w:rsid w:val="0026540A"/>
    <w:rsid w:val="002668B1"/>
    <w:rsid w:val="00266AE1"/>
    <w:rsid w:val="002675E3"/>
    <w:rsid w:val="00272FC3"/>
    <w:rsid w:val="00281180"/>
    <w:rsid w:val="002824F1"/>
    <w:rsid w:val="00284773"/>
    <w:rsid w:val="002857B6"/>
    <w:rsid w:val="00291D31"/>
    <w:rsid w:val="00291DFF"/>
    <w:rsid w:val="00296E81"/>
    <w:rsid w:val="002A0932"/>
    <w:rsid w:val="002A0AFF"/>
    <w:rsid w:val="002A2ED7"/>
    <w:rsid w:val="002A41F5"/>
    <w:rsid w:val="002A4CBA"/>
    <w:rsid w:val="002A5151"/>
    <w:rsid w:val="002A672D"/>
    <w:rsid w:val="002B0461"/>
    <w:rsid w:val="002B218F"/>
    <w:rsid w:val="002B69C3"/>
    <w:rsid w:val="002C16F4"/>
    <w:rsid w:val="002C25AE"/>
    <w:rsid w:val="002C45FD"/>
    <w:rsid w:val="002C5517"/>
    <w:rsid w:val="002D573D"/>
    <w:rsid w:val="002D6E2A"/>
    <w:rsid w:val="002E2145"/>
    <w:rsid w:val="002E4F2E"/>
    <w:rsid w:val="002E5A31"/>
    <w:rsid w:val="002E6C41"/>
    <w:rsid w:val="002F0454"/>
    <w:rsid w:val="002F06DC"/>
    <w:rsid w:val="002F337A"/>
    <w:rsid w:val="002F4ECA"/>
    <w:rsid w:val="00300BA3"/>
    <w:rsid w:val="003010C0"/>
    <w:rsid w:val="00303625"/>
    <w:rsid w:val="003038E7"/>
    <w:rsid w:val="00306478"/>
    <w:rsid w:val="00311B54"/>
    <w:rsid w:val="0031367F"/>
    <w:rsid w:val="0031429A"/>
    <w:rsid w:val="00314D27"/>
    <w:rsid w:val="00315B56"/>
    <w:rsid w:val="003163BA"/>
    <w:rsid w:val="003174A7"/>
    <w:rsid w:val="0032256D"/>
    <w:rsid w:val="00325FDE"/>
    <w:rsid w:val="00326945"/>
    <w:rsid w:val="0033009B"/>
    <w:rsid w:val="00336E3F"/>
    <w:rsid w:val="00340F1E"/>
    <w:rsid w:val="00341DAB"/>
    <w:rsid w:val="00346DD3"/>
    <w:rsid w:val="00351473"/>
    <w:rsid w:val="00357B08"/>
    <w:rsid w:val="00361A2D"/>
    <w:rsid w:val="003653F6"/>
    <w:rsid w:val="00367CF9"/>
    <w:rsid w:val="00372BCA"/>
    <w:rsid w:val="00373E52"/>
    <w:rsid w:val="003757F4"/>
    <w:rsid w:val="003779D0"/>
    <w:rsid w:val="003838D6"/>
    <w:rsid w:val="003838FC"/>
    <w:rsid w:val="00384FDE"/>
    <w:rsid w:val="003852C5"/>
    <w:rsid w:val="00387B86"/>
    <w:rsid w:val="003968F9"/>
    <w:rsid w:val="00397255"/>
    <w:rsid w:val="003A0B2F"/>
    <w:rsid w:val="003A6D89"/>
    <w:rsid w:val="003A7EE5"/>
    <w:rsid w:val="003B1648"/>
    <w:rsid w:val="003B2B0A"/>
    <w:rsid w:val="003B431B"/>
    <w:rsid w:val="003B4332"/>
    <w:rsid w:val="003B5513"/>
    <w:rsid w:val="003B5F19"/>
    <w:rsid w:val="003B66F4"/>
    <w:rsid w:val="003C14BB"/>
    <w:rsid w:val="003C7BD0"/>
    <w:rsid w:val="003D0FC6"/>
    <w:rsid w:val="003D2183"/>
    <w:rsid w:val="003D4775"/>
    <w:rsid w:val="003D7B55"/>
    <w:rsid w:val="003E0F55"/>
    <w:rsid w:val="003E14BF"/>
    <w:rsid w:val="003E6398"/>
    <w:rsid w:val="003E642F"/>
    <w:rsid w:val="003F04F8"/>
    <w:rsid w:val="003F1D7B"/>
    <w:rsid w:val="003F474A"/>
    <w:rsid w:val="003F51DE"/>
    <w:rsid w:val="00402579"/>
    <w:rsid w:val="00403B2F"/>
    <w:rsid w:val="0040615D"/>
    <w:rsid w:val="00406373"/>
    <w:rsid w:val="0040723B"/>
    <w:rsid w:val="0040795E"/>
    <w:rsid w:val="00412CF3"/>
    <w:rsid w:val="00413272"/>
    <w:rsid w:val="004144A2"/>
    <w:rsid w:val="00415AD7"/>
    <w:rsid w:val="00416C9D"/>
    <w:rsid w:val="004202F9"/>
    <w:rsid w:val="00420B5B"/>
    <w:rsid w:val="0042239D"/>
    <w:rsid w:val="0042274F"/>
    <w:rsid w:val="0042665B"/>
    <w:rsid w:val="0043172E"/>
    <w:rsid w:val="00432391"/>
    <w:rsid w:val="00435658"/>
    <w:rsid w:val="0043605F"/>
    <w:rsid w:val="00444567"/>
    <w:rsid w:val="00445E04"/>
    <w:rsid w:val="00451FB5"/>
    <w:rsid w:val="00455473"/>
    <w:rsid w:val="00455C52"/>
    <w:rsid w:val="00456D1C"/>
    <w:rsid w:val="0045787F"/>
    <w:rsid w:val="00460F6B"/>
    <w:rsid w:val="004613F5"/>
    <w:rsid w:val="00461DD4"/>
    <w:rsid w:val="00462CB2"/>
    <w:rsid w:val="00463F6A"/>
    <w:rsid w:val="00464308"/>
    <w:rsid w:val="00470ED1"/>
    <w:rsid w:val="004710F6"/>
    <w:rsid w:val="00471BDB"/>
    <w:rsid w:val="0047627B"/>
    <w:rsid w:val="00481E16"/>
    <w:rsid w:val="00483B21"/>
    <w:rsid w:val="004860D0"/>
    <w:rsid w:val="00492093"/>
    <w:rsid w:val="004923FF"/>
    <w:rsid w:val="00492E15"/>
    <w:rsid w:val="004957F7"/>
    <w:rsid w:val="00495D40"/>
    <w:rsid w:val="00497AAC"/>
    <w:rsid w:val="004A19F2"/>
    <w:rsid w:val="004A28AA"/>
    <w:rsid w:val="004A4CA5"/>
    <w:rsid w:val="004A50B9"/>
    <w:rsid w:val="004A6F24"/>
    <w:rsid w:val="004B34FA"/>
    <w:rsid w:val="004B3D0C"/>
    <w:rsid w:val="004B5CEC"/>
    <w:rsid w:val="004B7DF8"/>
    <w:rsid w:val="004C1B9D"/>
    <w:rsid w:val="004C7482"/>
    <w:rsid w:val="004D3611"/>
    <w:rsid w:val="004D362F"/>
    <w:rsid w:val="004D6382"/>
    <w:rsid w:val="004D7D20"/>
    <w:rsid w:val="004E4D6D"/>
    <w:rsid w:val="004E63B7"/>
    <w:rsid w:val="004E6539"/>
    <w:rsid w:val="004F0BEB"/>
    <w:rsid w:val="004F22D0"/>
    <w:rsid w:val="004F2A66"/>
    <w:rsid w:val="004F32F8"/>
    <w:rsid w:val="004F330F"/>
    <w:rsid w:val="004F3F37"/>
    <w:rsid w:val="004F4641"/>
    <w:rsid w:val="004F4785"/>
    <w:rsid w:val="004F5A70"/>
    <w:rsid w:val="004F7B96"/>
    <w:rsid w:val="0050169A"/>
    <w:rsid w:val="005029BF"/>
    <w:rsid w:val="005042AA"/>
    <w:rsid w:val="00504C5A"/>
    <w:rsid w:val="00506A38"/>
    <w:rsid w:val="00511D21"/>
    <w:rsid w:val="00523ECE"/>
    <w:rsid w:val="0052474E"/>
    <w:rsid w:val="00525346"/>
    <w:rsid w:val="00530949"/>
    <w:rsid w:val="0053118D"/>
    <w:rsid w:val="005329E3"/>
    <w:rsid w:val="005334C5"/>
    <w:rsid w:val="005350F7"/>
    <w:rsid w:val="005353A7"/>
    <w:rsid w:val="00541EB5"/>
    <w:rsid w:val="00542029"/>
    <w:rsid w:val="00544391"/>
    <w:rsid w:val="0054558E"/>
    <w:rsid w:val="005479A4"/>
    <w:rsid w:val="00547AF5"/>
    <w:rsid w:val="00552732"/>
    <w:rsid w:val="00555896"/>
    <w:rsid w:val="00556651"/>
    <w:rsid w:val="00556E27"/>
    <w:rsid w:val="005573E2"/>
    <w:rsid w:val="00566C1C"/>
    <w:rsid w:val="00572F02"/>
    <w:rsid w:val="005767DB"/>
    <w:rsid w:val="00580CC4"/>
    <w:rsid w:val="005857BE"/>
    <w:rsid w:val="00586CE1"/>
    <w:rsid w:val="00592381"/>
    <w:rsid w:val="00594AAC"/>
    <w:rsid w:val="005958D5"/>
    <w:rsid w:val="00597535"/>
    <w:rsid w:val="005A0230"/>
    <w:rsid w:val="005A3ABC"/>
    <w:rsid w:val="005A5FE2"/>
    <w:rsid w:val="005B2286"/>
    <w:rsid w:val="005B4A5D"/>
    <w:rsid w:val="005B4CDB"/>
    <w:rsid w:val="005B5FF7"/>
    <w:rsid w:val="005C238B"/>
    <w:rsid w:val="005C38D5"/>
    <w:rsid w:val="005C4E90"/>
    <w:rsid w:val="005D2E6C"/>
    <w:rsid w:val="005D423D"/>
    <w:rsid w:val="005D54DB"/>
    <w:rsid w:val="005D5589"/>
    <w:rsid w:val="005D678C"/>
    <w:rsid w:val="005E1EB2"/>
    <w:rsid w:val="005E4140"/>
    <w:rsid w:val="005E70A3"/>
    <w:rsid w:val="005E7BD6"/>
    <w:rsid w:val="005F1CAF"/>
    <w:rsid w:val="005F3856"/>
    <w:rsid w:val="005F4AC2"/>
    <w:rsid w:val="005F7206"/>
    <w:rsid w:val="005F735C"/>
    <w:rsid w:val="006003AB"/>
    <w:rsid w:val="00614311"/>
    <w:rsid w:val="00615D96"/>
    <w:rsid w:val="00616B27"/>
    <w:rsid w:val="006239FB"/>
    <w:rsid w:val="006254BF"/>
    <w:rsid w:val="00627519"/>
    <w:rsid w:val="00630349"/>
    <w:rsid w:val="00630CC8"/>
    <w:rsid w:val="006312CC"/>
    <w:rsid w:val="006312E0"/>
    <w:rsid w:val="00634342"/>
    <w:rsid w:val="00634DF4"/>
    <w:rsid w:val="00635FED"/>
    <w:rsid w:val="006368B1"/>
    <w:rsid w:val="00636A35"/>
    <w:rsid w:val="00642836"/>
    <w:rsid w:val="0064455E"/>
    <w:rsid w:val="00647CF1"/>
    <w:rsid w:val="0065257C"/>
    <w:rsid w:val="006542BD"/>
    <w:rsid w:val="00656409"/>
    <w:rsid w:val="006604E7"/>
    <w:rsid w:val="00661B94"/>
    <w:rsid w:val="00661CF4"/>
    <w:rsid w:val="00662824"/>
    <w:rsid w:val="0066313E"/>
    <w:rsid w:val="006679D7"/>
    <w:rsid w:val="0067054D"/>
    <w:rsid w:val="00670CAD"/>
    <w:rsid w:val="00675468"/>
    <w:rsid w:val="00676E3F"/>
    <w:rsid w:val="00676EE6"/>
    <w:rsid w:val="00677381"/>
    <w:rsid w:val="00680B10"/>
    <w:rsid w:val="00683799"/>
    <w:rsid w:val="00683A0C"/>
    <w:rsid w:val="00687574"/>
    <w:rsid w:val="00694009"/>
    <w:rsid w:val="006943AC"/>
    <w:rsid w:val="0069494D"/>
    <w:rsid w:val="006956E1"/>
    <w:rsid w:val="0069632F"/>
    <w:rsid w:val="00697883"/>
    <w:rsid w:val="006A2614"/>
    <w:rsid w:val="006A36C7"/>
    <w:rsid w:val="006A734E"/>
    <w:rsid w:val="006B0C5B"/>
    <w:rsid w:val="006B199C"/>
    <w:rsid w:val="006B1B86"/>
    <w:rsid w:val="006B5E6D"/>
    <w:rsid w:val="006B6C9D"/>
    <w:rsid w:val="006C0833"/>
    <w:rsid w:val="006C2FBE"/>
    <w:rsid w:val="006C38EE"/>
    <w:rsid w:val="006C3A86"/>
    <w:rsid w:val="006C6C8D"/>
    <w:rsid w:val="006D4D67"/>
    <w:rsid w:val="006D6738"/>
    <w:rsid w:val="006D7D09"/>
    <w:rsid w:val="006E1D70"/>
    <w:rsid w:val="006E2FDA"/>
    <w:rsid w:val="006E3400"/>
    <w:rsid w:val="006E3ADE"/>
    <w:rsid w:val="006E4301"/>
    <w:rsid w:val="006E46AC"/>
    <w:rsid w:val="006E60A3"/>
    <w:rsid w:val="006E628C"/>
    <w:rsid w:val="006E6A93"/>
    <w:rsid w:val="006F3FB5"/>
    <w:rsid w:val="006F4E8F"/>
    <w:rsid w:val="006F6C84"/>
    <w:rsid w:val="006F7567"/>
    <w:rsid w:val="007008D6"/>
    <w:rsid w:val="00704F49"/>
    <w:rsid w:val="007108BA"/>
    <w:rsid w:val="00712BE2"/>
    <w:rsid w:val="00713E40"/>
    <w:rsid w:val="00720853"/>
    <w:rsid w:val="00722C23"/>
    <w:rsid w:val="007232F5"/>
    <w:rsid w:val="00725A05"/>
    <w:rsid w:val="00730698"/>
    <w:rsid w:val="00733867"/>
    <w:rsid w:val="007360C5"/>
    <w:rsid w:val="00736400"/>
    <w:rsid w:val="00736B6F"/>
    <w:rsid w:val="007407D3"/>
    <w:rsid w:val="00740C48"/>
    <w:rsid w:val="00741F1F"/>
    <w:rsid w:val="00743774"/>
    <w:rsid w:val="00746A14"/>
    <w:rsid w:val="00746BF0"/>
    <w:rsid w:val="00747A43"/>
    <w:rsid w:val="0075707F"/>
    <w:rsid w:val="007572D8"/>
    <w:rsid w:val="00761683"/>
    <w:rsid w:val="00763AD2"/>
    <w:rsid w:val="00763E00"/>
    <w:rsid w:val="007648BB"/>
    <w:rsid w:val="007659CD"/>
    <w:rsid w:val="00767B74"/>
    <w:rsid w:val="007720EF"/>
    <w:rsid w:val="007726B5"/>
    <w:rsid w:val="00776E50"/>
    <w:rsid w:val="0077733B"/>
    <w:rsid w:val="00783DA9"/>
    <w:rsid w:val="007864B9"/>
    <w:rsid w:val="0079014F"/>
    <w:rsid w:val="00793E35"/>
    <w:rsid w:val="00796682"/>
    <w:rsid w:val="007976E2"/>
    <w:rsid w:val="007A367A"/>
    <w:rsid w:val="007A4DC1"/>
    <w:rsid w:val="007A5603"/>
    <w:rsid w:val="007A7F9F"/>
    <w:rsid w:val="007B38F2"/>
    <w:rsid w:val="007B4AC6"/>
    <w:rsid w:val="007B5DDD"/>
    <w:rsid w:val="007B68CF"/>
    <w:rsid w:val="007C25C2"/>
    <w:rsid w:val="007C2893"/>
    <w:rsid w:val="007C46DB"/>
    <w:rsid w:val="007C739D"/>
    <w:rsid w:val="007C7AE4"/>
    <w:rsid w:val="007D2E82"/>
    <w:rsid w:val="007D5FC1"/>
    <w:rsid w:val="007D667E"/>
    <w:rsid w:val="007D6F67"/>
    <w:rsid w:val="007D7C93"/>
    <w:rsid w:val="007E039D"/>
    <w:rsid w:val="007E29BC"/>
    <w:rsid w:val="007E4221"/>
    <w:rsid w:val="007E6849"/>
    <w:rsid w:val="007F7BA0"/>
    <w:rsid w:val="008004AC"/>
    <w:rsid w:val="00800BF2"/>
    <w:rsid w:val="00800CCA"/>
    <w:rsid w:val="00800EEB"/>
    <w:rsid w:val="00801864"/>
    <w:rsid w:val="0080340E"/>
    <w:rsid w:val="00806DA3"/>
    <w:rsid w:val="008075D1"/>
    <w:rsid w:val="00810253"/>
    <w:rsid w:val="00812462"/>
    <w:rsid w:val="0081469D"/>
    <w:rsid w:val="008157D4"/>
    <w:rsid w:val="008215A5"/>
    <w:rsid w:val="00822870"/>
    <w:rsid w:val="00822DA7"/>
    <w:rsid w:val="008334C9"/>
    <w:rsid w:val="008359BB"/>
    <w:rsid w:val="00835FA1"/>
    <w:rsid w:val="008370AD"/>
    <w:rsid w:val="00842BF4"/>
    <w:rsid w:val="00845A7E"/>
    <w:rsid w:val="00846DC4"/>
    <w:rsid w:val="00847044"/>
    <w:rsid w:val="00851D35"/>
    <w:rsid w:val="008528B7"/>
    <w:rsid w:val="00857E23"/>
    <w:rsid w:val="00860C48"/>
    <w:rsid w:val="0086512F"/>
    <w:rsid w:val="00865714"/>
    <w:rsid w:val="00871EEF"/>
    <w:rsid w:val="0087445A"/>
    <w:rsid w:val="008756F4"/>
    <w:rsid w:val="00876D58"/>
    <w:rsid w:val="00881D6F"/>
    <w:rsid w:val="0088351B"/>
    <w:rsid w:val="00887475"/>
    <w:rsid w:val="0088753A"/>
    <w:rsid w:val="008913B8"/>
    <w:rsid w:val="00891509"/>
    <w:rsid w:val="00894E5B"/>
    <w:rsid w:val="008950D0"/>
    <w:rsid w:val="008973D6"/>
    <w:rsid w:val="0089798D"/>
    <w:rsid w:val="008A1B90"/>
    <w:rsid w:val="008A23C4"/>
    <w:rsid w:val="008A44AD"/>
    <w:rsid w:val="008B2031"/>
    <w:rsid w:val="008B2560"/>
    <w:rsid w:val="008B6910"/>
    <w:rsid w:val="008B734B"/>
    <w:rsid w:val="008C20AA"/>
    <w:rsid w:val="008C2F1A"/>
    <w:rsid w:val="008C304E"/>
    <w:rsid w:val="008C660F"/>
    <w:rsid w:val="008D059A"/>
    <w:rsid w:val="008D21A3"/>
    <w:rsid w:val="008D3A9F"/>
    <w:rsid w:val="008D61F6"/>
    <w:rsid w:val="008E19F9"/>
    <w:rsid w:val="008E1D60"/>
    <w:rsid w:val="008E2F97"/>
    <w:rsid w:val="008E3753"/>
    <w:rsid w:val="008E4484"/>
    <w:rsid w:val="008E67B1"/>
    <w:rsid w:val="008F2D88"/>
    <w:rsid w:val="008F4037"/>
    <w:rsid w:val="008F5BBC"/>
    <w:rsid w:val="008F5F43"/>
    <w:rsid w:val="00902218"/>
    <w:rsid w:val="00902D03"/>
    <w:rsid w:val="0090411B"/>
    <w:rsid w:val="00905153"/>
    <w:rsid w:val="00912ED7"/>
    <w:rsid w:val="00912FE0"/>
    <w:rsid w:val="009161C4"/>
    <w:rsid w:val="00922B88"/>
    <w:rsid w:val="00932C5C"/>
    <w:rsid w:val="0093695E"/>
    <w:rsid w:val="0093785D"/>
    <w:rsid w:val="00937AFD"/>
    <w:rsid w:val="00941937"/>
    <w:rsid w:val="0094253E"/>
    <w:rsid w:val="009436B4"/>
    <w:rsid w:val="009436BB"/>
    <w:rsid w:val="00945DA0"/>
    <w:rsid w:val="00951E7C"/>
    <w:rsid w:val="00952889"/>
    <w:rsid w:val="00953A3D"/>
    <w:rsid w:val="009546FD"/>
    <w:rsid w:val="009573AB"/>
    <w:rsid w:val="009577BF"/>
    <w:rsid w:val="0096162E"/>
    <w:rsid w:val="009669D8"/>
    <w:rsid w:val="009722A6"/>
    <w:rsid w:val="00972A12"/>
    <w:rsid w:val="00972EBB"/>
    <w:rsid w:val="0097311D"/>
    <w:rsid w:val="009743E1"/>
    <w:rsid w:val="00974BB1"/>
    <w:rsid w:val="00980148"/>
    <w:rsid w:val="009801C0"/>
    <w:rsid w:val="00992DB1"/>
    <w:rsid w:val="009A38EF"/>
    <w:rsid w:val="009A592F"/>
    <w:rsid w:val="009A7E4E"/>
    <w:rsid w:val="009A7ED7"/>
    <w:rsid w:val="009B0030"/>
    <w:rsid w:val="009B0176"/>
    <w:rsid w:val="009B18B4"/>
    <w:rsid w:val="009B1D7B"/>
    <w:rsid w:val="009B2466"/>
    <w:rsid w:val="009B2515"/>
    <w:rsid w:val="009B3063"/>
    <w:rsid w:val="009B7C2F"/>
    <w:rsid w:val="009C0F72"/>
    <w:rsid w:val="009C1459"/>
    <w:rsid w:val="009C31C7"/>
    <w:rsid w:val="009C5D48"/>
    <w:rsid w:val="009C6EF1"/>
    <w:rsid w:val="009D3628"/>
    <w:rsid w:val="009D5780"/>
    <w:rsid w:val="009D79DF"/>
    <w:rsid w:val="009E1324"/>
    <w:rsid w:val="009E3507"/>
    <w:rsid w:val="009E437A"/>
    <w:rsid w:val="009E5AF2"/>
    <w:rsid w:val="009F17A5"/>
    <w:rsid w:val="009F2467"/>
    <w:rsid w:val="009F5BCC"/>
    <w:rsid w:val="00A00BCD"/>
    <w:rsid w:val="00A02C21"/>
    <w:rsid w:val="00A02D37"/>
    <w:rsid w:val="00A0309C"/>
    <w:rsid w:val="00A04487"/>
    <w:rsid w:val="00A04E33"/>
    <w:rsid w:val="00A05488"/>
    <w:rsid w:val="00A06AD6"/>
    <w:rsid w:val="00A11B53"/>
    <w:rsid w:val="00A14420"/>
    <w:rsid w:val="00A14ACB"/>
    <w:rsid w:val="00A15967"/>
    <w:rsid w:val="00A2214B"/>
    <w:rsid w:val="00A23BE2"/>
    <w:rsid w:val="00A24E9E"/>
    <w:rsid w:val="00A263CD"/>
    <w:rsid w:val="00A33BF2"/>
    <w:rsid w:val="00A34170"/>
    <w:rsid w:val="00A3462C"/>
    <w:rsid w:val="00A36429"/>
    <w:rsid w:val="00A368BB"/>
    <w:rsid w:val="00A373F2"/>
    <w:rsid w:val="00A40C08"/>
    <w:rsid w:val="00A440C5"/>
    <w:rsid w:val="00A4433C"/>
    <w:rsid w:val="00A456DA"/>
    <w:rsid w:val="00A46585"/>
    <w:rsid w:val="00A47D1F"/>
    <w:rsid w:val="00A54C2F"/>
    <w:rsid w:val="00A54E56"/>
    <w:rsid w:val="00A65090"/>
    <w:rsid w:val="00A65413"/>
    <w:rsid w:val="00A820C8"/>
    <w:rsid w:val="00A82729"/>
    <w:rsid w:val="00A83CC7"/>
    <w:rsid w:val="00A84A8B"/>
    <w:rsid w:val="00A85A59"/>
    <w:rsid w:val="00A8628A"/>
    <w:rsid w:val="00A91FC0"/>
    <w:rsid w:val="00A922E4"/>
    <w:rsid w:val="00A92584"/>
    <w:rsid w:val="00A93CB4"/>
    <w:rsid w:val="00A96D39"/>
    <w:rsid w:val="00AA10D7"/>
    <w:rsid w:val="00AB1D71"/>
    <w:rsid w:val="00AB3332"/>
    <w:rsid w:val="00AB4134"/>
    <w:rsid w:val="00AB4D97"/>
    <w:rsid w:val="00AB6C1E"/>
    <w:rsid w:val="00AB7485"/>
    <w:rsid w:val="00AC0437"/>
    <w:rsid w:val="00AC4ECB"/>
    <w:rsid w:val="00AC5AE1"/>
    <w:rsid w:val="00AC65FF"/>
    <w:rsid w:val="00AC6CAC"/>
    <w:rsid w:val="00AC6F10"/>
    <w:rsid w:val="00AD06A6"/>
    <w:rsid w:val="00AD2490"/>
    <w:rsid w:val="00AD2FE7"/>
    <w:rsid w:val="00AD34A8"/>
    <w:rsid w:val="00AD3C46"/>
    <w:rsid w:val="00AD5DC9"/>
    <w:rsid w:val="00AD73C6"/>
    <w:rsid w:val="00AE077C"/>
    <w:rsid w:val="00AE18D1"/>
    <w:rsid w:val="00AE4567"/>
    <w:rsid w:val="00AE5A74"/>
    <w:rsid w:val="00AF000C"/>
    <w:rsid w:val="00AF47A8"/>
    <w:rsid w:val="00AF5313"/>
    <w:rsid w:val="00AF6366"/>
    <w:rsid w:val="00AF78B9"/>
    <w:rsid w:val="00B001E3"/>
    <w:rsid w:val="00B0382B"/>
    <w:rsid w:val="00B04FEA"/>
    <w:rsid w:val="00B05E3A"/>
    <w:rsid w:val="00B14648"/>
    <w:rsid w:val="00B15D86"/>
    <w:rsid w:val="00B218B0"/>
    <w:rsid w:val="00B21B86"/>
    <w:rsid w:val="00B2353A"/>
    <w:rsid w:val="00B2422D"/>
    <w:rsid w:val="00B25861"/>
    <w:rsid w:val="00B2591C"/>
    <w:rsid w:val="00B25A50"/>
    <w:rsid w:val="00B25DB1"/>
    <w:rsid w:val="00B2615A"/>
    <w:rsid w:val="00B35EEB"/>
    <w:rsid w:val="00B36635"/>
    <w:rsid w:val="00B40657"/>
    <w:rsid w:val="00B409AB"/>
    <w:rsid w:val="00B410D9"/>
    <w:rsid w:val="00B4292C"/>
    <w:rsid w:val="00B436FF"/>
    <w:rsid w:val="00B44A53"/>
    <w:rsid w:val="00B50997"/>
    <w:rsid w:val="00B544D2"/>
    <w:rsid w:val="00B545B2"/>
    <w:rsid w:val="00B545E6"/>
    <w:rsid w:val="00B5569F"/>
    <w:rsid w:val="00B5712F"/>
    <w:rsid w:val="00B57CCB"/>
    <w:rsid w:val="00B60265"/>
    <w:rsid w:val="00B62D14"/>
    <w:rsid w:val="00B6365F"/>
    <w:rsid w:val="00B664C3"/>
    <w:rsid w:val="00B701BC"/>
    <w:rsid w:val="00B735F6"/>
    <w:rsid w:val="00B748B5"/>
    <w:rsid w:val="00B807BC"/>
    <w:rsid w:val="00B80819"/>
    <w:rsid w:val="00B81287"/>
    <w:rsid w:val="00B812CC"/>
    <w:rsid w:val="00B833C0"/>
    <w:rsid w:val="00B84F7E"/>
    <w:rsid w:val="00B86805"/>
    <w:rsid w:val="00B91FF4"/>
    <w:rsid w:val="00B92879"/>
    <w:rsid w:val="00B92F01"/>
    <w:rsid w:val="00B93C1F"/>
    <w:rsid w:val="00B944D9"/>
    <w:rsid w:val="00B978E7"/>
    <w:rsid w:val="00B9795D"/>
    <w:rsid w:val="00B97C3D"/>
    <w:rsid w:val="00BA553E"/>
    <w:rsid w:val="00BB0101"/>
    <w:rsid w:val="00BB156C"/>
    <w:rsid w:val="00BB6AD2"/>
    <w:rsid w:val="00BB6B2B"/>
    <w:rsid w:val="00BC07A1"/>
    <w:rsid w:val="00BD159D"/>
    <w:rsid w:val="00BD20DB"/>
    <w:rsid w:val="00BD2E08"/>
    <w:rsid w:val="00BD4150"/>
    <w:rsid w:val="00BD6DED"/>
    <w:rsid w:val="00BD6E58"/>
    <w:rsid w:val="00BD7B32"/>
    <w:rsid w:val="00BE27BD"/>
    <w:rsid w:val="00BE2873"/>
    <w:rsid w:val="00BE44E9"/>
    <w:rsid w:val="00BF1E3F"/>
    <w:rsid w:val="00BF20AE"/>
    <w:rsid w:val="00BF2D5F"/>
    <w:rsid w:val="00C12A89"/>
    <w:rsid w:val="00C14148"/>
    <w:rsid w:val="00C1466B"/>
    <w:rsid w:val="00C26153"/>
    <w:rsid w:val="00C26CB0"/>
    <w:rsid w:val="00C30550"/>
    <w:rsid w:val="00C34AAB"/>
    <w:rsid w:val="00C368ED"/>
    <w:rsid w:val="00C36ADE"/>
    <w:rsid w:val="00C44816"/>
    <w:rsid w:val="00C453EC"/>
    <w:rsid w:val="00C474AF"/>
    <w:rsid w:val="00C52EBE"/>
    <w:rsid w:val="00C55687"/>
    <w:rsid w:val="00C60F23"/>
    <w:rsid w:val="00C6127A"/>
    <w:rsid w:val="00C61C31"/>
    <w:rsid w:val="00C62E8C"/>
    <w:rsid w:val="00C6727C"/>
    <w:rsid w:val="00C715C7"/>
    <w:rsid w:val="00C73644"/>
    <w:rsid w:val="00C73669"/>
    <w:rsid w:val="00C76919"/>
    <w:rsid w:val="00C76CFB"/>
    <w:rsid w:val="00C77373"/>
    <w:rsid w:val="00C81862"/>
    <w:rsid w:val="00C81B23"/>
    <w:rsid w:val="00C824E0"/>
    <w:rsid w:val="00C85409"/>
    <w:rsid w:val="00C85919"/>
    <w:rsid w:val="00C92257"/>
    <w:rsid w:val="00C92DCD"/>
    <w:rsid w:val="00C9316C"/>
    <w:rsid w:val="00C93585"/>
    <w:rsid w:val="00C9402B"/>
    <w:rsid w:val="00C9695A"/>
    <w:rsid w:val="00C96A59"/>
    <w:rsid w:val="00CA0F26"/>
    <w:rsid w:val="00CA541A"/>
    <w:rsid w:val="00CA778F"/>
    <w:rsid w:val="00CA7D54"/>
    <w:rsid w:val="00CA7E54"/>
    <w:rsid w:val="00CB01B5"/>
    <w:rsid w:val="00CB25C4"/>
    <w:rsid w:val="00CB3D24"/>
    <w:rsid w:val="00CB678B"/>
    <w:rsid w:val="00CC65B7"/>
    <w:rsid w:val="00CC6FD0"/>
    <w:rsid w:val="00CC7BBA"/>
    <w:rsid w:val="00CC7CD1"/>
    <w:rsid w:val="00CD3C7E"/>
    <w:rsid w:val="00CD4DFE"/>
    <w:rsid w:val="00CE04E5"/>
    <w:rsid w:val="00CE2631"/>
    <w:rsid w:val="00CE4C08"/>
    <w:rsid w:val="00CE5BE4"/>
    <w:rsid w:val="00CF28BC"/>
    <w:rsid w:val="00CF5E64"/>
    <w:rsid w:val="00CF5EC2"/>
    <w:rsid w:val="00D0162B"/>
    <w:rsid w:val="00D01843"/>
    <w:rsid w:val="00D04316"/>
    <w:rsid w:val="00D044CF"/>
    <w:rsid w:val="00D05B64"/>
    <w:rsid w:val="00D110F0"/>
    <w:rsid w:val="00D13744"/>
    <w:rsid w:val="00D13F34"/>
    <w:rsid w:val="00D14D9A"/>
    <w:rsid w:val="00D15B15"/>
    <w:rsid w:val="00D17283"/>
    <w:rsid w:val="00D17A9E"/>
    <w:rsid w:val="00D21FD5"/>
    <w:rsid w:val="00D22D1B"/>
    <w:rsid w:val="00D23F5F"/>
    <w:rsid w:val="00D242C0"/>
    <w:rsid w:val="00D2525D"/>
    <w:rsid w:val="00D3034A"/>
    <w:rsid w:val="00D30CA2"/>
    <w:rsid w:val="00D34AF2"/>
    <w:rsid w:val="00D3790B"/>
    <w:rsid w:val="00D37E22"/>
    <w:rsid w:val="00D42570"/>
    <w:rsid w:val="00D44485"/>
    <w:rsid w:val="00D44DAF"/>
    <w:rsid w:val="00D46FED"/>
    <w:rsid w:val="00D4733F"/>
    <w:rsid w:val="00D47A44"/>
    <w:rsid w:val="00D51156"/>
    <w:rsid w:val="00D55BAF"/>
    <w:rsid w:val="00D55BBD"/>
    <w:rsid w:val="00D5668A"/>
    <w:rsid w:val="00D60A04"/>
    <w:rsid w:val="00D6131E"/>
    <w:rsid w:val="00D6259B"/>
    <w:rsid w:val="00D64FE2"/>
    <w:rsid w:val="00D674B0"/>
    <w:rsid w:val="00D70029"/>
    <w:rsid w:val="00D77118"/>
    <w:rsid w:val="00D772C1"/>
    <w:rsid w:val="00D77EF2"/>
    <w:rsid w:val="00D8398E"/>
    <w:rsid w:val="00D8426B"/>
    <w:rsid w:val="00D85FDF"/>
    <w:rsid w:val="00D97551"/>
    <w:rsid w:val="00DA1130"/>
    <w:rsid w:val="00DA2973"/>
    <w:rsid w:val="00DA2CB4"/>
    <w:rsid w:val="00DA4F15"/>
    <w:rsid w:val="00DA68B5"/>
    <w:rsid w:val="00DB1603"/>
    <w:rsid w:val="00DB2A9D"/>
    <w:rsid w:val="00DB328E"/>
    <w:rsid w:val="00DB7ED7"/>
    <w:rsid w:val="00DC037E"/>
    <w:rsid w:val="00DC2C92"/>
    <w:rsid w:val="00DC37D8"/>
    <w:rsid w:val="00DC5331"/>
    <w:rsid w:val="00DD064E"/>
    <w:rsid w:val="00DD11C2"/>
    <w:rsid w:val="00DD120E"/>
    <w:rsid w:val="00DD30D3"/>
    <w:rsid w:val="00DD3A93"/>
    <w:rsid w:val="00DD3B11"/>
    <w:rsid w:val="00DD5282"/>
    <w:rsid w:val="00DD645B"/>
    <w:rsid w:val="00DE242C"/>
    <w:rsid w:val="00DE39E9"/>
    <w:rsid w:val="00DE67DC"/>
    <w:rsid w:val="00DE7DE7"/>
    <w:rsid w:val="00DF596F"/>
    <w:rsid w:val="00DF5C40"/>
    <w:rsid w:val="00E00870"/>
    <w:rsid w:val="00E0265D"/>
    <w:rsid w:val="00E05C8B"/>
    <w:rsid w:val="00E07490"/>
    <w:rsid w:val="00E10871"/>
    <w:rsid w:val="00E236DE"/>
    <w:rsid w:val="00E269DF"/>
    <w:rsid w:val="00E30513"/>
    <w:rsid w:val="00E3079F"/>
    <w:rsid w:val="00E309AA"/>
    <w:rsid w:val="00E33328"/>
    <w:rsid w:val="00E3738C"/>
    <w:rsid w:val="00E40F1B"/>
    <w:rsid w:val="00E43303"/>
    <w:rsid w:val="00E43329"/>
    <w:rsid w:val="00E43D99"/>
    <w:rsid w:val="00E43E20"/>
    <w:rsid w:val="00E6465E"/>
    <w:rsid w:val="00E6489C"/>
    <w:rsid w:val="00E65112"/>
    <w:rsid w:val="00E655ED"/>
    <w:rsid w:val="00E66771"/>
    <w:rsid w:val="00E74E3A"/>
    <w:rsid w:val="00E75396"/>
    <w:rsid w:val="00E75E3F"/>
    <w:rsid w:val="00E82313"/>
    <w:rsid w:val="00E85A44"/>
    <w:rsid w:val="00E90501"/>
    <w:rsid w:val="00E91B34"/>
    <w:rsid w:val="00E92FC0"/>
    <w:rsid w:val="00E96D76"/>
    <w:rsid w:val="00E9787C"/>
    <w:rsid w:val="00EA022C"/>
    <w:rsid w:val="00EA1035"/>
    <w:rsid w:val="00EA10B4"/>
    <w:rsid w:val="00EA16CF"/>
    <w:rsid w:val="00EA5B4E"/>
    <w:rsid w:val="00EA5E51"/>
    <w:rsid w:val="00EA6430"/>
    <w:rsid w:val="00EB0AD3"/>
    <w:rsid w:val="00EB2518"/>
    <w:rsid w:val="00EB3A60"/>
    <w:rsid w:val="00EB3FB9"/>
    <w:rsid w:val="00EB6859"/>
    <w:rsid w:val="00EC1FA7"/>
    <w:rsid w:val="00EC268E"/>
    <w:rsid w:val="00EC414A"/>
    <w:rsid w:val="00EC6A99"/>
    <w:rsid w:val="00EC7885"/>
    <w:rsid w:val="00ED1A08"/>
    <w:rsid w:val="00ED544A"/>
    <w:rsid w:val="00ED60EF"/>
    <w:rsid w:val="00ED6401"/>
    <w:rsid w:val="00ED647C"/>
    <w:rsid w:val="00EE3E59"/>
    <w:rsid w:val="00EF3D2B"/>
    <w:rsid w:val="00EF4B39"/>
    <w:rsid w:val="00EF5092"/>
    <w:rsid w:val="00EF5168"/>
    <w:rsid w:val="00F04DCA"/>
    <w:rsid w:val="00F06E77"/>
    <w:rsid w:val="00F102CD"/>
    <w:rsid w:val="00F10C8A"/>
    <w:rsid w:val="00F1209C"/>
    <w:rsid w:val="00F12DBE"/>
    <w:rsid w:val="00F163B9"/>
    <w:rsid w:val="00F172CC"/>
    <w:rsid w:val="00F17D15"/>
    <w:rsid w:val="00F20F69"/>
    <w:rsid w:val="00F216BD"/>
    <w:rsid w:val="00F21B4B"/>
    <w:rsid w:val="00F22AFC"/>
    <w:rsid w:val="00F25DE6"/>
    <w:rsid w:val="00F35129"/>
    <w:rsid w:val="00F36316"/>
    <w:rsid w:val="00F4103D"/>
    <w:rsid w:val="00F44D4C"/>
    <w:rsid w:val="00F471A8"/>
    <w:rsid w:val="00F52BB6"/>
    <w:rsid w:val="00F5771C"/>
    <w:rsid w:val="00F60DD8"/>
    <w:rsid w:val="00F6130E"/>
    <w:rsid w:val="00F62318"/>
    <w:rsid w:val="00F63407"/>
    <w:rsid w:val="00F64764"/>
    <w:rsid w:val="00F65446"/>
    <w:rsid w:val="00F65C09"/>
    <w:rsid w:val="00F67CF7"/>
    <w:rsid w:val="00F72791"/>
    <w:rsid w:val="00F72AE5"/>
    <w:rsid w:val="00F72F58"/>
    <w:rsid w:val="00F8098A"/>
    <w:rsid w:val="00F825B4"/>
    <w:rsid w:val="00F87C6D"/>
    <w:rsid w:val="00F92DDB"/>
    <w:rsid w:val="00F97575"/>
    <w:rsid w:val="00FA3485"/>
    <w:rsid w:val="00FA456A"/>
    <w:rsid w:val="00FA53EC"/>
    <w:rsid w:val="00FA58EC"/>
    <w:rsid w:val="00FA6D75"/>
    <w:rsid w:val="00FB5E6C"/>
    <w:rsid w:val="00FB64F2"/>
    <w:rsid w:val="00FC41DB"/>
    <w:rsid w:val="00FC5C9C"/>
    <w:rsid w:val="00FD406E"/>
    <w:rsid w:val="00FD5688"/>
    <w:rsid w:val="00FD7AF3"/>
    <w:rsid w:val="00FE18AF"/>
    <w:rsid w:val="00FE1DC1"/>
    <w:rsid w:val="00FE3E0A"/>
    <w:rsid w:val="00FE6F8A"/>
    <w:rsid w:val="00FE7326"/>
    <w:rsid w:val="00FE7E83"/>
    <w:rsid w:val="00FF0596"/>
    <w:rsid w:val="00FF15F1"/>
    <w:rsid w:val="00FF1FBB"/>
    <w:rsid w:val="00FF2264"/>
    <w:rsid w:val="00FF2341"/>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1493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ucida Sans" w:eastAsia="Lucida Sans" w:hAnsi="Lucida Sans"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7B55"/>
    <w:pPr>
      <w:spacing w:line="244" w:lineRule="atLeast"/>
    </w:pPr>
    <w:rPr>
      <w:sz w:val="19"/>
      <w:lang w:eastAsia="en-US"/>
    </w:rPr>
  </w:style>
  <w:style w:type="paragraph" w:styleId="Heading1">
    <w:name w:val="heading 1"/>
    <w:basedOn w:val="Normal"/>
    <w:next w:val="Normal"/>
    <w:link w:val="Heading1Char"/>
    <w:qFormat/>
    <w:rsid w:val="003C7BD0"/>
    <w:pPr>
      <w:keepNext/>
      <w:keepLines/>
      <w:numPr>
        <w:numId w:val="6"/>
      </w:numPr>
      <w:tabs>
        <w:tab w:val="left" w:pos="340"/>
        <w:tab w:val="left" w:pos="567"/>
        <w:tab w:val="left" w:pos="794"/>
      </w:tabs>
      <w:spacing w:before="360" w:after="240" w:line="336" w:lineRule="atLeast"/>
      <w:outlineLvl w:val="0"/>
    </w:pPr>
    <w:rPr>
      <w:rFonts w:eastAsia="Times New Roman"/>
      <w:bCs/>
      <w:sz w:val="28"/>
      <w:szCs w:val="28"/>
    </w:rPr>
  </w:style>
  <w:style w:type="paragraph" w:styleId="Heading2">
    <w:name w:val="heading 2"/>
    <w:basedOn w:val="Normal"/>
    <w:next w:val="Normal"/>
    <w:link w:val="Heading2Char"/>
    <w:qFormat/>
    <w:rsid w:val="00E91B34"/>
    <w:pPr>
      <w:keepNext/>
      <w:keepLines/>
      <w:numPr>
        <w:ilvl w:val="1"/>
        <w:numId w:val="6"/>
      </w:numPr>
      <w:tabs>
        <w:tab w:val="left" w:pos="567"/>
        <w:tab w:val="left" w:pos="794"/>
      </w:tabs>
      <w:spacing w:before="360" w:after="120"/>
      <w:outlineLvl w:val="1"/>
    </w:pPr>
    <w:rPr>
      <w:rFonts w:eastAsia="Times New Roman"/>
      <w:b/>
      <w:bCs/>
      <w:szCs w:val="26"/>
    </w:rPr>
  </w:style>
  <w:style w:type="paragraph" w:styleId="Heading3">
    <w:name w:val="heading 3"/>
    <w:basedOn w:val="Normal"/>
    <w:next w:val="Normal"/>
    <w:qFormat/>
    <w:rsid w:val="00BF2D5F"/>
    <w:pPr>
      <w:keepNext/>
      <w:numPr>
        <w:ilvl w:val="2"/>
        <w:numId w:val="6"/>
      </w:numPr>
      <w:outlineLvl w:val="2"/>
    </w:pPr>
    <w:rPr>
      <w:rFonts w:cs="Arial"/>
      <w:bCs/>
      <w:szCs w:val="26"/>
    </w:rPr>
  </w:style>
  <w:style w:type="paragraph" w:styleId="Heading4">
    <w:name w:val="heading 4"/>
    <w:basedOn w:val="Normal"/>
    <w:next w:val="Normal"/>
    <w:qFormat/>
    <w:rsid w:val="00BF2D5F"/>
    <w:pPr>
      <w:keepNext/>
      <w:numPr>
        <w:ilvl w:val="3"/>
        <w:numId w:val="6"/>
      </w:numPr>
      <w:outlineLvl w:val="3"/>
    </w:pPr>
    <w:rPr>
      <w:bCs/>
      <w:szCs w:val="28"/>
    </w:rPr>
  </w:style>
  <w:style w:type="paragraph" w:styleId="Heading5">
    <w:name w:val="heading 5"/>
    <w:basedOn w:val="Normal"/>
    <w:next w:val="Normal"/>
    <w:qFormat/>
    <w:rsid w:val="00BF2D5F"/>
    <w:pPr>
      <w:numPr>
        <w:ilvl w:val="4"/>
        <w:numId w:val="6"/>
      </w:numPr>
      <w:outlineLvl w:val="4"/>
    </w:pPr>
    <w:rPr>
      <w:bCs/>
      <w:iCs/>
      <w:szCs w:val="26"/>
    </w:rPr>
  </w:style>
  <w:style w:type="paragraph" w:styleId="Heading6">
    <w:name w:val="heading 6"/>
    <w:basedOn w:val="Normal"/>
    <w:next w:val="Normal"/>
    <w:qFormat/>
    <w:rsid w:val="00E91B34"/>
    <w:pPr>
      <w:outlineLvl w:val="5"/>
    </w:pPr>
    <w:rPr>
      <w:rFonts w:cs="Lucida Sans"/>
      <w:bCs/>
      <w:szCs w:val="19"/>
    </w:rPr>
  </w:style>
  <w:style w:type="paragraph" w:styleId="Heading7">
    <w:name w:val="heading 7"/>
    <w:basedOn w:val="Normal"/>
    <w:next w:val="Normal"/>
    <w:semiHidden/>
    <w:qFormat/>
    <w:rsid w:val="00E91B34"/>
    <w:pPr>
      <w:outlineLvl w:val="6"/>
    </w:pPr>
    <w:rPr>
      <w:rFonts w:cs="Lucida Sans"/>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C7BD0"/>
    <w:rPr>
      <w:rFonts w:eastAsia="Times New Roman"/>
      <w:bCs/>
      <w:sz w:val="28"/>
      <w:szCs w:val="28"/>
      <w:lang w:eastAsia="en-US"/>
    </w:rPr>
  </w:style>
  <w:style w:type="character" w:customStyle="1" w:styleId="Heading2Char">
    <w:name w:val="Heading 2 Char"/>
    <w:link w:val="Heading2"/>
    <w:rsid w:val="00E91B34"/>
    <w:rPr>
      <w:rFonts w:eastAsia="Times New Roman"/>
      <w:b/>
      <w:bCs/>
      <w:sz w:val="19"/>
      <w:szCs w:val="26"/>
      <w:lang w:eastAsia="en-US"/>
    </w:rPr>
  </w:style>
  <w:style w:type="paragraph" w:styleId="Header">
    <w:name w:val="header"/>
    <w:basedOn w:val="Normal"/>
    <w:link w:val="HeaderChar"/>
    <w:uiPriority w:val="99"/>
    <w:unhideWhenUsed/>
    <w:rsid w:val="001F1B9C"/>
    <w:pPr>
      <w:tabs>
        <w:tab w:val="center" w:pos="4536"/>
        <w:tab w:val="right" w:pos="9072"/>
      </w:tabs>
      <w:spacing w:line="192" w:lineRule="exact"/>
    </w:pPr>
    <w:rPr>
      <w:sz w:val="16"/>
    </w:rPr>
  </w:style>
  <w:style w:type="character" w:customStyle="1" w:styleId="HeaderChar">
    <w:name w:val="Header Char"/>
    <w:link w:val="Header"/>
    <w:uiPriority w:val="99"/>
    <w:rsid w:val="001F1B9C"/>
    <w:rPr>
      <w:sz w:val="16"/>
    </w:rPr>
  </w:style>
  <w:style w:type="paragraph" w:styleId="Footer">
    <w:name w:val="footer"/>
    <w:basedOn w:val="Normal"/>
    <w:link w:val="FooterChar"/>
    <w:uiPriority w:val="99"/>
    <w:unhideWhenUsed/>
    <w:rsid w:val="003B1648"/>
    <w:pPr>
      <w:tabs>
        <w:tab w:val="center" w:pos="4536"/>
        <w:tab w:val="right" w:pos="9072"/>
      </w:tabs>
      <w:spacing w:line="240" w:lineRule="auto"/>
    </w:pPr>
    <w:rPr>
      <w:color w:val="64849B"/>
      <w:sz w:val="16"/>
    </w:rPr>
  </w:style>
  <w:style w:type="character" w:customStyle="1" w:styleId="FooterChar">
    <w:name w:val="Footer Char"/>
    <w:link w:val="Footer"/>
    <w:uiPriority w:val="99"/>
    <w:rsid w:val="003B1648"/>
    <w:rPr>
      <w:rFonts w:ascii="Lucida Sans" w:eastAsia="Lucida Sans" w:hAnsi="Lucida Sans"/>
      <w:color w:val="64849B"/>
      <w:sz w:val="16"/>
      <w:lang w:val="de-CH" w:eastAsia="en-US" w:bidi="ar-SA"/>
    </w:rPr>
  </w:style>
  <w:style w:type="table" w:styleId="TableGrid">
    <w:name w:val="Table Grid"/>
    <w:basedOn w:val="TableNormal"/>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Normal"/>
    <w:rsid w:val="001F1B9C"/>
    <w:pPr>
      <w:spacing w:line="240" w:lineRule="auto"/>
    </w:pPr>
    <w:rPr>
      <w:sz w:val="14"/>
    </w:rPr>
  </w:style>
  <w:style w:type="paragraph" w:styleId="Title">
    <w:name w:val="Title"/>
    <w:basedOn w:val="Normal"/>
    <w:next w:val="Normal"/>
    <w:link w:val="TitleChar"/>
    <w:uiPriority w:val="1"/>
    <w:qFormat/>
    <w:rsid w:val="009B18B4"/>
    <w:pPr>
      <w:spacing w:line="568" w:lineRule="atLeast"/>
    </w:pPr>
    <w:rPr>
      <w:rFonts w:eastAsia="Times New Roman"/>
      <w:color w:val="000000"/>
      <w:spacing w:val="5"/>
      <w:kern w:val="28"/>
      <w:sz w:val="48"/>
      <w:szCs w:val="52"/>
    </w:rPr>
  </w:style>
  <w:style w:type="character" w:customStyle="1" w:styleId="TitleChar">
    <w:name w:val="Title Char"/>
    <w:link w:val="Title"/>
    <w:uiPriority w:val="1"/>
    <w:rsid w:val="003779D0"/>
    <w:rPr>
      <w:rFonts w:eastAsia="Times New Roman"/>
      <w:color w:val="000000"/>
      <w:spacing w:val="5"/>
      <w:kern w:val="28"/>
      <w:sz w:val="48"/>
      <w:szCs w:val="52"/>
      <w:lang w:eastAsia="en-US"/>
    </w:rPr>
  </w:style>
  <w:style w:type="paragraph" w:styleId="Subtitle">
    <w:name w:val="Subtitle"/>
    <w:basedOn w:val="Normal"/>
    <w:uiPriority w:val="1"/>
    <w:qFormat/>
    <w:rsid w:val="004F7B96"/>
    <w:pPr>
      <w:spacing w:line="568" w:lineRule="atLeast"/>
      <w:outlineLvl w:val="1"/>
    </w:pPr>
    <w:rPr>
      <w:rFonts w:cs="Arial"/>
      <w:sz w:val="28"/>
      <w:szCs w:val="24"/>
    </w:rPr>
  </w:style>
  <w:style w:type="paragraph" w:customStyle="1" w:styleId="RefFusszeile">
    <w:name w:val="Ref_Fusszeile"/>
    <w:basedOn w:val="Footer"/>
    <w:uiPriority w:val="1"/>
    <w:rsid w:val="003B1648"/>
    <w:rPr>
      <w:sz w:val="19"/>
    </w:rPr>
  </w:style>
  <w:style w:type="paragraph" w:styleId="TOC1">
    <w:name w:val="toc 1"/>
    <w:basedOn w:val="Normal"/>
    <w:next w:val="Normal"/>
    <w:autoRedefine/>
    <w:uiPriority w:val="39"/>
    <w:rsid w:val="00B14648"/>
    <w:pPr>
      <w:pBdr>
        <w:bottom w:val="single" w:sz="8" w:space="1" w:color="D0D0D0"/>
        <w:between w:val="single" w:sz="8" w:space="1" w:color="D0D0D0"/>
      </w:pBdr>
      <w:tabs>
        <w:tab w:val="left" w:pos="340"/>
        <w:tab w:val="left" w:pos="567"/>
        <w:tab w:val="left" w:pos="794"/>
        <w:tab w:val="right" w:pos="9469"/>
      </w:tabs>
    </w:pPr>
    <w:rPr>
      <w:lang w:val="fr-FR"/>
    </w:rPr>
  </w:style>
  <w:style w:type="paragraph" w:styleId="TOC2">
    <w:name w:val="toc 2"/>
    <w:basedOn w:val="Normal"/>
    <w:next w:val="Normal"/>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TOC3">
    <w:name w:val="toc 3"/>
    <w:basedOn w:val="Normal"/>
    <w:next w:val="Normal"/>
    <w:autoRedefine/>
    <w:uiPriority w:val="39"/>
    <w:rsid w:val="00BF2D5F"/>
    <w:pPr>
      <w:pBdr>
        <w:bottom w:val="single" w:sz="8" w:space="1" w:color="D0D0D0"/>
        <w:between w:val="single" w:sz="8" w:space="1" w:color="D0D0D0"/>
      </w:pBdr>
      <w:spacing w:line="200" w:lineRule="exact"/>
      <w:ind w:firstLine="567"/>
    </w:pPr>
  </w:style>
  <w:style w:type="paragraph" w:styleId="TOC4">
    <w:name w:val="toc 4"/>
    <w:basedOn w:val="Normal"/>
    <w:next w:val="Normal"/>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TOC5">
    <w:name w:val="toc 5"/>
    <w:basedOn w:val="Normal"/>
    <w:next w:val="Normal"/>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Subtitle"/>
    <w:rsid w:val="00796682"/>
    <w:pPr>
      <w:spacing w:line="280" w:lineRule="atLeast"/>
    </w:pPr>
  </w:style>
  <w:style w:type="paragraph" w:customStyle="1" w:styleId="Nummerierung">
    <w:name w:val="Nummerierung"/>
    <w:basedOn w:val="Normal"/>
    <w:rsid w:val="005F7206"/>
    <w:pPr>
      <w:numPr>
        <w:numId w:val="7"/>
      </w:numPr>
      <w:jc w:val="both"/>
    </w:pPr>
  </w:style>
  <w:style w:type="paragraph" w:styleId="ListBullet">
    <w:name w:val="List Bullet"/>
    <w:basedOn w:val="Normal"/>
    <w:rsid w:val="00E9787C"/>
    <w:pPr>
      <w:numPr>
        <w:numId w:val="1"/>
      </w:numPr>
    </w:pPr>
  </w:style>
  <w:style w:type="paragraph" w:styleId="ListBullet2">
    <w:name w:val="List Bullet 2"/>
    <w:basedOn w:val="Normal"/>
    <w:rsid w:val="00E9787C"/>
    <w:pPr>
      <w:numPr>
        <w:numId w:val="2"/>
      </w:numPr>
    </w:pPr>
  </w:style>
  <w:style w:type="paragraph" w:styleId="ListBullet3">
    <w:name w:val="List Bullet 3"/>
    <w:basedOn w:val="Normal"/>
    <w:rsid w:val="00E9787C"/>
    <w:pPr>
      <w:numPr>
        <w:numId w:val="3"/>
      </w:numPr>
    </w:pPr>
  </w:style>
  <w:style w:type="paragraph" w:styleId="ListBullet4">
    <w:name w:val="List Bullet 4"/>
    <w:basedOn w:val="Normal"/>
    <w:rsid w:val="00E9787C"/>
    <w:pPr>
      <w:numPr>
        <w:numId w:val="4"/>
      </w:numPr>
    </w:pPr>
  </w:style>
  <w:style w:type="paragraph" w:styleId="ListBullet5">
    <w:name w:val="List Bullet 5"/>
    <w:basedOn w:val="Normal"/>
    <w:rsid w:val="00E9787C"/>
    <w:pPr>
      <w:numPr>
        <w:numId w:val="5"/>
      </w:numPr>
    </w:pPr>
  </w:style>
  <w:style w:type="paragraph" w:styleId="Quote">
    <w:name w:val="Quote"/>
    <w:basedOn w:val="Normal"/>
    <w:next w:val="Normal"/>
    <w:qFormat/>
    <w:rsid w:val="00D37E22"/>
    <w:pPr>
      <w:spacing w:before="244" w:after="244"/>
      <w:ind w:left="227" w:right="227"/>
    </w:pPr>
    <w:rPr>
      <w:i/>
    </w:rPr>
  </w:style>
  <w:style w:type="paragraph" w:styleId="FootnoteText">
    <w:name w:val="footnote text"/>
    <w:basedOn w:val="Normal"/>
    <w:semiHidden/>
    <w:rsid w:val="00B97C3D"/>
    <w:pPr>
      <w:tabs>
        <w:tab w:val="left" w:pos="227"/>
      </w:tabs>
      <w:ind w:left="227" w:hanging="227"/>
    </w:pPr>
    <w:rPr>
      <w:sz w:val="16"/>
    </w:rPr>
  </w:style>
  <w:style w:type="character" w:styleId="FootnoteReference">
    <w:name w:val="footnote reference"/>
    <w:semiHidden/>
    <w:rsid w:val="00556E27"/>
    <w:rPr>
      <w:vertAlign w:val="superscript"/>
    </w:rPr>
  </w:style>
  <w:style w:type="paragraph" w:customStyle="1" w:styleId="Legende">
    <w:name w:val="Legende"/>
    <w:basedOn w:val="Normal"/>
    <w:semiHidden/>
    <w:rsid w:val="006254BF"/>
    <w:rPr>
      <w:sz w:val="16"/>
    </w:rPr>
  </w:style>
  <w:style w:type="paragraph" w:customStyle="1" w:styleId="Verzeichnis">
    <w:name w:val="Verzeichnis"/>
    <w:basedOn w:val="Normal"/>
    <w:rsid w:val="00E43329"/>
    <w:pPr>
      <w:pBdr>
        <w:bottom w:val="single" w:sz="8" w:space="1" w:color="C8C8C8"/>
        <w:between w:val="single" w:sz="8" w:space="1" w:color="C8C8C8"/>
      </w:pBdr>
      <w:tabs>
        <w:tab w:val="right" w:pos="9469"/>
      </w:tabs>
    </w:pPr>
  </w:style>
  <w:style w:type="paragraph" w:styleId="DocumentMap">
    <w:name w:val="Document Map"/>
    <w:basedOn w:val="Normal"/>
    <w:semiHidden/>
    <w:rsid w:val="00003CF0"/>
    <w:pPr>
      <w:shd w:val="clear" w:color="auto" w:fill="000080"/>
    </w:pPr>
    <w:rPr>
      <w:rFonts w:ascii="Tahoma" w:hAnsi="Tahoma" w:cs="Tahoma"/>
      <w:sz w:val="20"/>
    </w:rPr>
  </w:style>
  <w:style w:type="paragraph" w:styleId="Caption">
    <w:name w:val="caption"/>
    <w:basedOn w:val="Normal"/>
    <w:next w:val="Normal"/>
    <w:qFormat/>
    <w:rsid w:val="00E91B34"/>
    <w:pPr>
      <w:spacing w:before="120" w:after="240"/>
    </w:pPr>
    <w:rPr>
      <w:bCs/>
      <w:sz w:val="16"/>
      <w:lang w:val="fr-FR"/>
    </w:rPr>
  </w:style>
  <w:style w:type="table" w:customStyle="1" w:styleId="TabelleBFH">
    <w:name w:val="Tabelle_BFH"/>
    <w:basedOn w:val="TableNormal"/>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TableofFigures">
    <w:name w:val="table of figures"/>
    <w:basedOn w:val="Normal"/>
    <w:next w:val="Normal"/>
    <w:uiPriority w:val="99"/>
    <w:unhideWhenUsed/>
    <w:rsid w:val="006F7567"/>
    <w:pPr>
      <w:pBdr>
        <w:bottom w:val="single" w:sz="8" w:space="1" w:color="C8C8C8"/>
        <w:between w:val="single" w:sz="8" w:space="1" w:color="C8C8C8"/>
      </w:pBdr>
    </w:pPr>
  </w:style>
  <w:style w:type="paragraph" w:styleId="BalloonText">
    <w:name w:val="Balloon Text"/>
    <w:basedOn w:val="Normal"/>
    <w:link w:val="BalloonTextChar"/>
    <w:uiPriority w:val="99"/>
    <w:semiHidden/>
    <w:unhideWhenUsed/>
    <w:rsid w:val="006F756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6F7567"/>
    <w:rPr>
      <w:rFonts w:ascii="Tahoma" w:hAnsi="Tahoma" w:cs="Tahoma"/>
      <w:sz w:val="16"/>
      <w:szCs w:val="16"/>
      <w:lang w:eastAsia="en-US"/>
    </w:rPr>
  </w:style>
  <w:style w:type="character" w:styleId="Hyperlink">
    <w:name w:val="Hyperlink"/>
    <w:basedOn w:val="DefaultParagraphFont"/>
    <w:uiPriority w:val="99"/>
    <w:unhideWhenUsed/>
    <w:rsid w:val="00D044CF"/>
    <w:rPr>
      <w:color w:val="0000FF" w:themeColor="hyperlink"/>
      <w:u w:val="single"/>
    </w:rPr>
  </w:style>
  <w:style w:type="character" w:styleId="CommentReference">
    <w:name w:val="annotation reference"/>
    <w:basedOn w:val="DefaultParagraphFont"/>
    <w:uiPriority w:val="99"/>
    <w:semiHidden/>
    <w:unhideWhenUsed/>
    <w:rsid w:val="00D044CF"/>
    <w:rPr>
      <w:sz w:val="16"/>
      <w:szCs w:val="16"/>
    </w:rPr>
  </w:style>
  <w:style w:type="paragraph" w:styleId="CommentText">
    <w:name w:val="annotation text"/>
    <w:basedOn w:val="Normal"/>
    <w:link w:val="CommentTextChar"/>
    <w:uiPriority w:val="99"/>
    <w:unhideWhenUsed/>
    <w:rsid w:val="00D044CF"/>
    <w:rPr>
      <w:sz w:val="20"/>
    </w:rPr>
  </w:style>
  <w:style w:type="character" w:customStyle="1" w:styleId="CommentTextChar">
    <w:name w:val="Comment Text Char"/>
    <w:basedOn w:val="DefaultParagraphFont"/>
    <w:link w:val="CommentText"/>
    <w:uiPriority w:val="99"/>
    <w:rsid w:val="00D044CF"/>
    <w:rPr>
      <w:lang w:eastAsia="en-US"/>
    </w:rPr>
  </w:style>
  <w:style w:type="paragraph" w:styleId="CommentSubject">
    <w:name w:val="annotation subject"/>
    <w:basedOn w:val="CommentText"/>
    <w:next w:val="CommentText"/>
    <w:link w:val="CommentSubjectChar"/>
    <w:uiPriority w:val="99"/>
    <w:semiHidden/>
    <w:unhideWhenUsed/>
    <w:rsid w:val="00D044CF"/>
    <w:rPr>
      <w:b/>
      <w:bCs/>
    </w:rPr>
  </w:style>
  <w:style w:type="character" w:customStyle="1" w:styleId="CommentSubjectChar">
    <w:name w:val="Comment Subject Char"/>
    <w:basedOn w:val="CommentTextChar"/>
    <w:link w:val="CommentSubject"/>
    <w:uiPriority w:val="99"/>
    <w:semiHidden/>
    <w:rsid w:val="00D044CF"/>
    <w:rPr>
      <w:b/>
      <w:bCs/>
      <w:lang w:eastAsia="en-US"/>
    </w:rPr>
  </w:style>
  <w:style w:type="paragraph" w:styleId="NormalWeb">
    <w:name w:val="Normal (Web)"/>
    <w:basedOn w:val="Normal"/>
    <w:rsid w:val="00B14648"/>
    <w:pPr>
      <w:suppressAutoHyphens/>
      <w:autoSpaceDN w:val="0"/>
      <w:spacing w:before="100" w:after="100" w:line="240" w:lineRule="auto"/>
      <w:textAlignment w:val="baseline"/>
    </w:pPr>
    <w:rPr>
      <w:rFonts w:ascii="Times New Roman" w:eastAsia="Times New Roman" w:hAnsi="Times New Roman"/>
      <w:kern w:val="3"/>
      <w:sz w:val="24"/>
      <w:szCs w:val="24"/>
      <w:lang w:eastAsia="de-CH"/>
    </w:rPr>
  </w:style>
  <w:style w:type="paragraph" w:customStyle="1" w:styleId="indent">
    <w:name w:val="indent"/>
    <w:basedOn w:val="Normal"/>
    <w:rsid w:val="00B14648"/>
    <w:pPr>
      <w:spacing w:before="100" w:beforeAutospacing="1" w:after="100" w:afterAutospacing="1" w:line="240" w:lineRule="auto"/>
    </w:pPr>
    <w:rPr>
      <w:rFonts w:ascii="Times New Roman" w:eastAsiaTheme="minorEastAsia" w:hAnsi="Times New Roman"/>
      <w:sz w:val="24"/>
      <w:szCs w:val="24"/>
      <w:lang w:eastAsia="de-CH"/>
    </w:rPr>
  </w:style>
  <w:style w:type="character" w:styleId="FollowedHyperlink">
    <w:name w:val="FollowedHyperlink"/>
    <w:basedOn w:val="DefaultParagraphFont"/>
    <w:uiPriority w:val="99"/>
    <w:semiHidden/>
    <w:unhideWhenUsed/>
    <w:rsid w:val="001F533F"/>
    <w:rPr>
      <w:color w:val="800080" w:themeColor="followedHyperlink"/>
      <w:u w:val="single"/>
    </w:rPr>
  </w:style>
  <w:style w:type="paragraph" w:styleId="ListParagraph">
    <w:name w:val="List Paragraph"/>
    <w:basedOn w:val="Normal"/>
    <w:uiPriority w:val="34"/>
    <w:qFormat/>
    <w:rsid w:val="000C5A90"/>
    <w:pPr>
      <w:ind w:left="720"/>
      <w:contextualSpacing/>
    </w:pPr>
  </w:style>
  <w:style w:type="character" w:styleId="PlaceholderText">
    <w:name w:val="Placeholder Text"/>
    <w:basedOn w:val="DefaultParagraphFont"/>
    <w:uiPriority w:val="99"/>
    <w:semiHidden/>
    <w:rsid w:val="00BD4150"/>
    <w:rPr>
      <w:color w:val="808080"/>
    </w:rPr>
  </w:style>
  <w:style w:type="paragraph" w:customStyle="1" w:styleId="Standard1">
    <w:name w:val="Standard1"/>
    <w:rsid w:val="005350F7"/>
    <w:pPr>
      <w:widowControl w:val="0"/>
      <w:suppressAutoHyphens/>
      <w:spacing w:after="200" w:line="276" w:lineRule="auto"/>
    </w:pPr>
    <w:rPr>
      <w:rFonts w:ascii="Times New Roman" w:eastAsia="SimSun" w:hAnsi="Times New Roman" w:cs="Mangal"/>
      <w:color w:val="00000A"/>
      <w:sz w:val="24"/>
      <w:szCs w:val="24"/>
      <w:lang w:val="de-DE" w:eastAsia="zh-CN" w:bidi="hi-IN"/>
    </w:rPr>
  </w:style>
  <w:style w:type="paragraph" w:customStyle="1" w:styleId="TabellenInhalt">
    <w:name w:val="Tabellen Inhalt"/>
    <w:basedOn w:val="Standard1"/>
    <w:rsid w:val="005350F7"/>
    <w:pPr>
      <w:suppressLineNumbers/>
    </w:pPr>
  </w:style>
  <w:style w:type="paragraph" w:styleId="Revision">
    <w:name w:val="Revision"/>
    <w:hidden/>
    <w:uiPriority w:val="99"/>
    <w:semiHidden/>
    <w:rsid w:val="00733867"/>
    <w:rPr>
      <w:sz w:val="19"/>
      <w:lang w:eastAsia="en-US"/>
    </w:rPr>
  </w:style>
  <w:style w:type="character" w:customStyle="1" w:styleId="hps">
    <w:name w:val="hps"/>
    <w:basedOn w:val="DefaultParagraphFont"/>
    <w:rsid w:val="00C34AA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ucida Sans" w:eastAsia="Lucida Sans" w:hAnsi="Lucida Sans"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7B55"/>
    <w:pPr>
      <w:spacing w:line="244" w:lineRule="atLeast"/>
    </w:pPr>
    <w:rPr>
      <w:sz w:val="19"/>
      <w:lang w:eastAsia="en-US"/>
    </w:rPr>
  </w:style>
  <w:style w:type="paragraph" w:styleId="Heading1">
    <w:name w:val="heading 1"/>
    <w:basedOn w:val="Normal"/>
    <w:next w:val="Normal"/>
    <w:link w:val="Heading1Char"/>
    <w:qFormat/>
    <w:rsid w:val="003C7BD0"/>
    <w:pPr>
      <w:keepNext/>
      <w:keepLines/>
      <w:numPr>
        <w:numId w:val="6"/>
      </w:numPr>
      <w:tabs>
        <w:tab w:val="left" w:pos="340"/>
        <w:tab w:val="left" w:pos="567"/>
        <w:tab w:val="left" w:pos="794"/>
      </w:tabs>
      <w:spacing w:before="360" w:after="240" w:line="336" w:lineRule="atLeast"/>
      <w:outlineLvl w:val="0"/>
    </w:pPr>
    <w:rPr>
      <w:rFonts w:eastAsia="Times New Roman"/>
      <w:bCs/>
      <w:sz w:val="28"/>
      <w:szCs w:val="28"/>
    </w:rPr>
  </w:style>
  <w:style w:type="paragraph" w:styleId="Heading2">
    <w:name w:val="heading 2"/>
    <w:basedOn w:val="Normal"/>
    <w:next w:val="Normal"/>
    <w:link w:val="Heading2Char"/>
    <w:qFormat/>
    <w:rsid w:val="00E91B34"/>
    <w:pPr>
      <w:keepNext/>
      <w:keepLines/>
      <w:numPr>
        <w:ilvl w:val="1"/>
        <w:numId w:val="6"/>
      </w:numPr>
      <w:tabs>
        <w:tab w:val="left" w:pos="567"/>
        <w:tab w:val="left" w:pos="794"/>
      </w:tabs>
      <w:spacing w:before="360" w:after="120"/>
      <w:outlineLvl w:val="1"/>
    </w:pPr>
    <w:rPr>
      <w:rFonts w:eastAsia="Times New Roman"/>
      <w:b/>
      <w:bCs/>
      <w:szCs w:val="26"/>
    </w:rPr>
  </w:style>
  <w:style w:type="paragraph" w:styleId="Heading3">
    <w:name w:val="heading 3"/>
    <w:basedOn w:val="Normal"/>
    <w:next w:val="Normal"/>
    <w:qFormat/>
    <w:rsid w:val="00BF2D5F"/>
    <w:pPr>
      <w:keepNext/>
      <w:numPr>
        <w:ilvl w:val="2"/>
        <w:numId w:val="6"/>
      </w:numPr>
      <w:outlineLvl w:val="2"/>
    </w:pPr>
    <w:rPr>
      <w:rFonts w:cs="Arial"/>
      <w:bCs/>
      <w:szCs w:val="26"/>
    </w:rPr>
  </w:style>
  <w:style w:type="paragraph" w:styleId="Heading4">
    <w:name w:val="heading 4"/>
    <w:basedOn w:val="Normal"/>
    <w:next w:val="Normal"/>
    <w:qFormat/>
    <w:rsid w:val="00BF2D5F"/>
    <w:pPr>
      <w:keepNext/>
      <w:numPr>
        <w:ilvl w:val="3"/>
        <w:numId w:val="6"/>
      </w:numPr>
      <w:outlineLvl w:val="3"/>
    </w:pPr>
    <w:rPr>
      <w:bCs/>
      <w:szCs w:val="28"/>
    </w:rPr>
  </w:style>
  <w:style w:type="paragraph" w:styleId="Heading5">
    <w:name w:val="heading 5"/>
    <w:basedOn w:val="Normal"/>
    <w:next w:val="Normal"/>
    <w:qFormat/>
    <w:rsid w:val="00BF2D5F"/>
    <w:pPr>
      <w:numPr>
        <w:ilvl w:val="4"/>
        <w:numId w:val="6"/>
      </w:numPr>
      <w:outlineLvl w:val="4"/>
    </w:pPr>
    <w:rPr>
      <w:bCs/>
      <w:iCs/>
      <w:szCs w:val="26"/>
    </w:rPr>
  </w:style>
  <w:style w:type="paragraph" w:styleId="Heading6">
    <w:name w:val="heading 6"/>
    <w:basedOn w:val="Normal"/>
    <w:next w:val="Normal"/>
    <w:qFormat/>
    <w:rsid w:val="00E91B34"/>
    <w:pPr>
      <w:outlineLvl w:val="5"/>
    </w:pPr>
    <w:rPr>
      <w:rFonts w:cs="Lucida Sans"/>
      <w:bCs/>
      <w:szCs w:val="19"/>
    </w:rPr>
  </w:style>
  <w:style w:type="paragraph" w:styleId="Heading7">
    <w:name w:val="heading 7"/>
    <w:basedOn w:val="Normal"/>
    <w:next w:val="Normal"/>
    <w:semiHidden/>
    <w:qFormat/>
    <w:rsid w:val="00E91B34"/>
    <w:pPr>
      <w:outlineLvl w:val="6"/>
    </w:pPr>
    <w:rPr>
      <w:rFonts w:cs="Lucida Sans"/>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C7BD0"/>
    <w:rPr>
      <w:rFonts w:eastAsia="Times New Roman"/>
      <w:bCs/>
      <w:sz w:val="28"/>
      <w:szCs w:val="28"/>
      <w:lang w:eastAsia="en-US"/>
    </w:rPr>
  </w:style>
  <w:style w:type="character" w:customStyle="1" w:styleId="Heading2Char">
    <w:name w:val="Heading 2 Char"/>
    <w:link w:val="Heading2"/>
    <w:rsid w:val="00E91B34"/>
    <w:rPr>
      <w:rFonts w:eastAsia="Times New Roman"/>
      <w:b/>
      <w:bCs/>
      <w:sz w:val="19"/>
      <w:szCs w:val="26"/>
      <w:lang w:eastAsia="en-US"/>
    </w:rPr>
  </w:style>
  <w:style w:type="paragraph" w:styleId="Header">
    <w:name w:val="header"/>
    <w:basedOn w:val="Normal"/>
    <w:link w:val="HeaderChar"/>
    <w:uiPriority w:val="99"/>
    <w:unhideWhenUsed/>
    <w:rsid w:val="001F1B9C"/>
    <w:pPr>
      <w:tabs>
        <w:tab w:val="center" w:pos="4536"/>
        <w:tab w:val="right" w:pos="9072"/>
      </w:tabs>
      <w:spacing w:line="192" w:lineRule="exact"/>
    </w:pPr>
    <w:rPr>
      <w:sz w:val="16"/>
    </w:rPr>
  </w:style>
  <w:style w:type="character" w:customStyle="1" w:styleId="HeaderChar">
    <w:name w:val="Header Char"/>
    <w:link w:val="Header"/>
    <w:uiPriority w:val="99"/>
    <w:rsid w:val="001F1B9C"/>
    <w:rPr>
      <w:sz w:val="16"/>
    </w:rPr>
  </w:style>
  <w:style w:type="paragraph" w:styleId="Footer">
    <w:name w:val="footer"/>
    <w:basedOn w:val="Normal"/>
    <w:link w:val="FooterChar"/>
    <w:uiPriority w:val="99"/>
    <w:unhideWhenUsed/>
    <w:rsid w:val="003B1648"/>
    <w:pPr>
      <w:tabs>
        <w:tab w:val="center" w:pos="4536"/>
        <w:tab w:val="right" w:pos="9072"/>
      </w:tabs>
      <w:spacing w:line="240" w:lineRule="auto"/>
    </w:pPr>
    <w:rPr>
      <w:color w:val="64849B"/>
      <w:sz w:val="16"/>
    </w:rPr>
  </w:style>
  <w:style w:type="character" w:customStyle="1" w:styleId="FooterChar">
    <w:name w:val="Footer Char"/>
    <w:link w:val="Footer"/>
    <w:uiPriority w:val="99"/>
    <w:rsid w:val="003B1648"/>
    <w:rPr>
      <w:rFonts w:ascii="Lucida Sans" w:eastAsia="Lucida Sans" w:hAnsi="Lucida Sans"/>
      <w:color w:val="64849B"/>
      <w:sz w:val="16"/>
      <w:lang w:val="de-CH" w:eastAsia="en-US" w:bidi="ar-SA"/>
    </w:rPr>
  </w:style>
  <w:style w:type="table" w:styleId="TableGrid">
    <w:name w:val="Table Grid"/>
    <w:basedOn w:val="TableNormal"/>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Normal"/>
    <w:rsid w:val="001F1B9C"/>
    <w:pPr>
      <w:spacing w:line="240" w:lineRule="auto"/>
    </w:pPr>
    <w:rPr>
      <w:sz w:val="14"/>
    </w:rPr>
  </w:style>
  <w:style w:type="paragraph" w:styleId="Title">
    <w:name w:val="Title"/>
    <w:basedOn w:val="Normal"/>
    <w:next w:val="Normal"/>
    <w:link w:val="TitleChar"/>
    <w:uiPriority w:val="1"/>
    <w:qFormat/>
    <w:rsid w:val="009B18B4"/>
    <w:pPr>
      <w:spacing w:line="568" w:lineRule="atLeast"/>
    </w:pPr>
    <w:rPr>
      <w:rFonts w:eastAsia="Times New Roman"/>
      <w:color w:val="000000"/>
      <w:spacing w:val="5"/>
      <w:kern w:val="28"/>
      <w:sz w:val="48"/>
      <w:szCs w:val="52"/>
    </w:rPr>
  </w:style>
  <w:style w:type="character" w:customStyle="1" w:styleId="TitleChar">
    <w:name w:val="Title Char"/>
    <w:link w:val="Title"/>
    <w:uiPriority w:val="1"/>
    <w:rsid w:val="003779D0"/>
    <w:rPr>
      <w:rFonts w:eastAsia="Times New Roman"/>
      <w:color w:val="000000"/>
      <w:spacing w:val="5"/>
      <w:kern w:val="28"/>
      <w:sz w:val="48"/>
      <w:szCs w:val="52"/>
      <w:lang w:eastAsia="en-US"/>
    </w:rPr>
  </w:style>
  <w:style w:type="paragraph" w:styleId="Subtitle">
    <w:name w:val="Subtitle"/>
    <w:basedOn w:val="Normal"/>
    <w:uiPriority w:val="1"/>
    <w:qFormat/>
    <w:rsid w:val="004F7B96"/>
    <w:pPr>
      <w:spacing w:line="568" w:lineRule="atLeast"/>
      <w:outlineLvl w:val="1"/>
    </w:pPr>
    <w:rPr>
      <w:rFonts w:cs="Arial"/>
      <w:sz w:val="28"/>
      <w:szCs w:val="24"/>
    </w:rPr>
  </w:style>
  <w:style w:type="paragraph" w:customStyle="1" w:styleId="RefFusszeile">
    <w:name w:val="Ref_Fusszeile"/>
    <w:basedOn w:val="Footer"/>
    <w:uiPriority w:val="1"/>
    <w:rsid w:val="003B1648"/>
    <w:rPr>
      <w:sz w:val="19"/>
    </w:rPr>
  </w:style>
  <w:style w:type="paragraph" w:styleId="TOC1">
    <w:name w:val="toc 1"/>
    <w:basedOn w:val="Normal"/>
    <w:next w:val="Normal"/>
    <w:autoRedefine/>
    <w:uiPriority w:val="39"/>
    <w:rsid w:val="00B14648"/>
    <w:pPr>
      <w:pBdr>
        <w:bottom w:val="single" w:sz="8" w:space="1" w:color="D0D0D0"/>
        <w:between w:val="single" w:sz="8" w:space="1" w:color="D0D0D0"/>
      </w:pBdr>
      <w:tabs>
        <w:tab w:val="left" w:pos="340"/>
        <w:tab w:val="left" w:pos="567"/>
        <w:tab w:val="left" w:pos="794"/>
        <w:tab w:val="right" w:pos="9469"/>
      </w:tabs>
    </w:pPr>
    <w:rPr>
      <w:lang w:val="fr-FR"/>
    </w:rPr>
  </w:style>
  <w:style w:type="paragraph" w:styleId="TOC2">
    <w:name w:val="toc 2"/>
    <w:basedOn w:val="Normal"/>
    <w:next w:val="Normal"/>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TOC3">
    <w:name w:val="toc 3"/>
    <w:basedOn w:val="Normal"/>
    <w:next w:val="Normal"/>
    <w:autoRedefine/>
    <w:uiPriority w:val="39"/>
    <w:rsid w:val="00BF2D5F"/>
    <w:pPr>
      <w:pBdr>
        <w:bottom w:val="single" w:sz="8" w:space="1" w:color="D0D0D0"/>
        <w:between w:val="single" w:sz="8" w:space="1" w:color="D0D0D0"/>
      </w:pBdr>
      <w:spacing w:line="200" w:lineRule="exact"/>
      <w:ind w:firstLine="567"/>
    </w:pPr>
  </w:style>
  <w:style w:type="paragraph" w:styleId="TOC4">
    <w:name w:val="toc 4"/>
    <w:basedOn w:val="Normal"/>
    <w:next w:val="Normal"/>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TOC5">
    <w:name w:val="toc 5"/>
    <w:basedOn w:val="Normal"/>
    <w:next w:val="Normal"/>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Subtitle"/>
    <w:rsid w:val="00796682"/>
    <w:pPr>
      <w:spacing w:line="280" w:lineRule="atLeast"/>
    </w:pPr>
  </w:style>
  <w:style w:type="paragraph" w:customStyle="1" w:styleId="Nummerierung">
    <w:name w:val="Nummerierung"/>
    <w:basedOn w:val="Normal"/>
    <w:rsid w:val="005F7206"/>
    <w:pPr>
      <w:numPr>
        <w:numId w:val="7"/>
      </w:numPr>
      <w:jc w:val="both"/>
    </w:pPr>
  </w:style>
  <w:style w:type="paragraph" w:styleId="ListBullet">
    <w:name w:val="List Bullet"/>
    <w:basedOn w:val="Normal"/>
    <w:rsid w:val="00E9787C"/>
    <w:pPr>
      <w:numPr>
        <w:numId w:val="1"/>
      </w:numPr>
    </w:pPr>
  </w:style>
  <w:style w:type="paragraph" w:styleId="ListBullet2">
    <w:name w:val="List Bullet 2"/>
    <w:basedOn w:val="Normal"/>
    <w:rsid w:val="00E9787C"/>
    <w:pPr>
      <w:numPr>
        <w:numId w:val="2"/>
      </w:numPr>
    </w:pPr>
  </w:style>
  <w:style w:type="paragraph" w:styleId="ListBullet3">
    <w:name w:val="List Bullet 3"/>
    <w:basedOn w:val="Normal"/>
    <w:rsid w:val="00E9787C"/>
    <w:pPr>
      <w:numPr>
        <w:numId w:val="3"/>
      </w:numPr>
    </w:pPr>
  </w:style>
  <w:style w:type="paragraph" w:styleId="ListBullet4">
    <w:name w:val="List Bullet 4"/>
    <w:basedOn w:val="Normal"/>
    <w:rsid w:val="00E9787C"/>
    <w:pPr>
      <w:numPr>
        <w:numId w:val="4"/>
      </w:numPr>
    </w:pPr>
  </w:style>
  <w:style w:type="paragraph" w:styleId="ListBullet5">
    <w:name w:val="List Bullet 5"/>
    <w:basedOn w:val="Normal"/>
    <w:rsid w:val="00E9787C"/>
    <w:pPr>
      <w:numPr>
        <w:numId w:val="5"/>
      </w:numPr>
    </w:pPr>
  </w:style>
  <w:style w:type="paragraph" w:styleId="Quote">
    <w:name w:val="Quote"/>
    <w:basedOn w:val="Normal"/>
    <w:next w:val="Normal"/>
    <w:qFormat/>
    <w:rsid w:val="00D37E22"/>
    <w:pPr>
      <w:spacing w:before="244" w:after="244"/>
      <w:ind w:left="227" w:right="227"/>
    </w:pPr>
    <w:rPr>
      <w:i/>
    </w:rPr>
  </w:style>
  <w:style w:type="paragraph" w:styleId="FootnoteText">
    <w:name w:val="footnote text"/>
    <w:basedOn w:val="Normal"/>
    <w:semiHidden/>
    <w:rsid w:val="00B97C3D"/>
    <w:pPr>
      <w:tabs>
        <w:tab w:val="left" w:pos="227"/>
      </w:tabs>
      <w:ind w:left="227" w:hanging="227"/>
    </w:pPr>
    <w:rPr>
      <w:sz w:val="16"/>
    </w:rPr>
  </w:style>
  <w:style w:type="character" w:styleId="FootnoteReference">
    <w:name w:val="footnote reference"/>
    <w:semiHidden/>
    <w:rsid w:val="00556E27"/>
    <w:rPr>
      <w:vertAlign w:val="superscript"/>
    </w:rPr>
  </w:style>
  <w:style w:type="paragraph" w:customStyle="1" w:styleId="Legende">
    <w:name w:val="Legende"/>
    <w:basedOn w:val="Normal"/>
    <w:semiHidden/>
    <w:rsid w:val="006254BF"/>
    <w:rPr>
      <w:sz w:val="16"/>
    </w:rPr>
  </w:style>
  <w:style w:type="paragraph" w:customStyle="1" w:styleId="Verzeichnis">
    <w:name w:val="Verzeichnis"/>
    <w:basedOn w:val="Normal"/>
    <w:rsid w:val="00E43329"/>
    <w:pPr>
      <w:pBdr>
        <w:bottom w:val="single" w:sz="8" w:space="1" w:color="C8C8C8"/>
        <w:between w:val="single" w:sz="8" w:space="1" w:color="C8C8C8"/>
      </w:pBdr>
      <w:tabs>
        <w:tab w:val="right" w:pos="9469"/>
      </w:tabs>
    </w:pPr>
  </w:style>
  <w:style w:type="paragraph" w:styleId="DocumentMap">
    <w:name w:val="Document Map"/>
    <w:basedOn w:val="Normal"/>
    <w:semiHidden/>
    <w:rsid w:val="00003CF0"/>
    <w:pPr>
      <w:shd w:val="clear" w:color="auto" w:fill="000080"/>
    </w:pPr>
    <w:rPr>
      <w:rFonts w:ascii="Tahoma" w:hAnsi="Tahoma" w:cs="Tahoma"/>
      <w:sz w:val="20"/>
    </w:rPr>
  </w:style>
  <w:style w:type="paragraph" w:styleId="Caption">
    <w:name w:val="caption"/>
    <w:basedOn w:val="Normal"/>
    <w:next w:val="Normal"/>
    <w:qFormat/>
    <w:rsid w:val="00E91B34"/>
    <w:pPr>
      <w:spacing w:before="120" w:after="240"/>
    </w:pPr>
    <w:rPr>
      <w:bCs/>
      <w:sz w:val="16"/>
      <w:lang w:val="fr-FR"/>
    </w:rPr>
  </w:style>
  <w:style w:type="table" w:customStyle="1" w:styleId="TabelleBFH">
    <w:name w:val="Tabelle_BFH"/>
    <w:basedOn w:val="TableNormal"/>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TableofFigures">
    <w:name w:val="table of figures"/>
    <w:basedOn w:val="Normal"/>
    <w:next w:val="Normal"/>
    <w:uiPriority w:val="99"/>
    <w:unhideWhenUsed/>
    <w:rsid w:val="006F7567"/>
    <w:pPr>
      <w:pBdr>
        <w:bottom w:val="single" w:sz="8" w:space="1" w:color="C8C8C8"/>
        <w:between w:val="single" w:sz="8" w:space="1" w:color="C8C8C8"/>
      </w:pBdr>
    </w:pPr>
  </w:style>
  <w:style w:type="paragraph" w:styleId="BalloonText">
    <w:name w:val="Balloon Text"/>
    <w:basedOn w:val="Normal"/>
    <w:link w:val="BalloonTextChar"/>
    <w:uiPriority w:val="99"/>
    <w:semiHidden/>
    <w:unhideWhenUsed/>
    <w:rsid w:val="006F756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6F7567"/>
    <w:rPr>
      <w:rFonts w:ascii="Tahoma" w:hAnsi="Tahoma" w:cs="Tahoma"/>
      <w:sz w:val="16"/>
      <w:szCs w:val="16"/>
      <w:lang w:eastAsia="en-US"/>
    </w:rPr>
  </w:style>
  <w:style w:type="character" w:styleId="Hyperlink">
    <w:name w:val="Hyperlink"/>
    <w:basedOn w:val="DefaultParagraphFont"/>
    <w:uiPriority w:val="99"/>
    <w:unhideWhenUsed/>
    <w:rsid w:val="00D044CF"/>
    <w:rPr>
      <w:color w:val="0000FF" w:themeColor="hyperlink"/>
      <w:u w:val="single"/>
    </w:rPr>
  </w:style>
  <w:style w:type="character" w:styleId="CommentReference">
    <w:name w:val="annotation reference"/>
    <w:basedOn w:val="DefaultParagraphFont"/>
    <w:uiPriority w:val="99"/>
    <w:semiHidden/>
    <w:unhideWhenUsed/>
    <w:rsid w:val="00D044CF"/>
    <w:rPr>
      <w:sz w:val="16"/>
      <w:szCs w:val="16"/>
    </w:rPr>
  </w:style>
  <w:style w:type="paragraph" w:styleId="CommentText">
    <w:name w:val="annotation text"/>
    <w:basedOn w:val="Normal"/>
    <w:link w:val="CommentTextChar"/>
    <w:uiPriority w:val="99"/>
    <w:unhideWhenUsed/>
    <w:rsid w:val="00D044CF"/>
    <w:rPr>
      <w:sz w:val="20"/>
    </w:rPr>
  </w:style>
  <w:style w:type="character" w:customStyle="1" w:styleId="CommentTextChar">
    <w:name w:val="Comment Text Char"/>
    <w:basedOn w:val="DefaultParagraphFont"/>
    <w:link w:val="CommentText"/>
    <w:uiPriority w:val="99"/>
    <w:rsid w:val="00D044CF"/>
    <w:rPr>
      <w:lang w:eastAsia="en-US"/>
    </w:rPr>
  </w:style>
  <w:style w:type="paragraph" w:styleId="CommentSubject">
    <w:name w:val="annotation subject"/>
    <w:basedOn w:val="CommentText"/>
    <w:next w:val="CommentText"/>
    <w:link w:val="CommentSubjectChar"/>
    <w:uiPriority w:val="99"/>
    <w:semiHidden/>
    <w:unhideWhenUsed/>
    <w:rsid w:val="00D044CF"/>
    <w:rPr>
      <w:b/>
      <w:bCs/>
    </w:rPr>
  </w:style>
  <w:style w:type="character" w:customStyle="1" w:styleId="CommentSubjectChar">
    <w:name w:val="Comment Subject Char"/>
    <w:basedOn w:val="CommentTextChar"/>
    <w:link w:val="CommentSubject"/>
    <w:uiPriority w:val="99"/>
    <w:semiHidden/>
    <w:rsid w:val="00D044CF"/>
    <w:rPr>
      <w:b/>
      <w:bCs/>
      <w:lang w:eastAsia="en-US"/>
    </w:rPr>
  </w:style>
  <w:style w:type="paragraph" w:styleId="NormalWeb">
    <w:name w:val="Normal (Web)"/>
    <w:basedOn w:val="Normal"/>
    <w:rsid w:val="00B14648"/>
    <w:pPr>
      <w:suppressAutoHyphens/>
      <w:autoSpaceDN w:val="0"/>
      <w:spacing w:before="100" w:after="100" w:line="240" w:lineRule="auto"/>
      <w:textAlignment w:val="baseline"/>
    </w:pPr>
    <w:rPr>
      <w:rFonts w:ascii="Times New Roman" w:eastAsia="Times New Roman" w:hAnsi="Times New Roman"/>
      <w:kern w:val="3"/>
      <w:sz w:val="24"/>
      <w:szCs w:val="24"/>
      <w:lang w:eastAsia="de-CH"/>
    </w:rPr>
  </w:style>
  <w:style w:type="paragraph" w:customStyle="1" w:styleId="indent">
    <w:name w:val="indent"/>
    <w:basedOn w:val="Normal"/>
    <w:rsid w:val="00B14648"/>
    <w:pPr>
      <w:spacing w:before="100" w:beforeAutospacing="1" w:after="100" w:afterAutospacing="1" w:line="240" w:lineRule="auto"/>
    </w:pPr>
    <w:rPr>
      <w:rFonts w:ascii="Times New Roman" w:eastAsiaTheme="minorEastAsia" w:hAnsi="Times New Roman"/>
      <w:sz w:val="24"/>
      <w:szCs w:val="24"/>
      <w:lang w:eastAsia="de-CH"/>
    </w:rPr>
  </w:style>
  <w:style w:type="character" w:styleId="FollowedHyperlink">
    <w:name w:val="FollowedHyperlink"/>
    <w:basedOn w:val="DefaultParagraphFont"/>
    <w:uiPriority w:val="99"/>
    <w:semiHidden/>
    <w:unhideWhenUsed/>
    <w:rsid w:val="001F533F"/>
    <w:rPr>
      <w:color w:val="800080" w:themeColor="followedHyperlink"/>
      <w:u w:val="single"/>
    </w:rPr>
  </w:style>
  <w:style w:type="paragraph" w:styleId="ListParagraph">
    <w:name w:val="List Paragraph"/>
    <w:basedOn w:val="Normal"/>
    <w:uiPriority w:val="34"/>
    <w:qFormat/>
    <w:rsid w:val="000C5A90"/>
    <w:pPr>
      <w:ind w:left="720"/>
      <w:contextualSpacing/>
    </w:pPr>
  </w:style>
  <w:style w:type="character" w:styleId="PlaceholderText">
    <w:name w:val="Placeholder Text"/>
    <w:basedOn w:val="DefaultParagraphFont"/>
    <w:uiPriority w:val="99"/>
    <w:semiHidden/>
    <w:rsid w:val="00BD4150"/>
    <w:rPr>
      <w:color w:val="808080"/>
    </w:rPr>
  </w:style>
  <w:style w:type="paragraph" w:customStyle="1" w:styleId="Standard1">
    <w:name w:val="Standard1"/>
    <w:rsid w:val="005350F7"/>
    <w:pPr>
      <w:widowControl w:val="0"/>
      <w:suppressAutoHyphens/>
      <w:spacing w:after="200" w:line="276" w:lineRule="auto"/>
    </w:pPr>
    <w:rPr>
      <w:rFonts w:ascii="Times New Roman" w:eastAsia="SimSun" w:hAnsi="Times New Roman" w:cs="Mangal"/>
      <w:color w:val="00000A"/>
      <w:sz w:val="24"/>
      <w:szCs w:val="24"/>
      <w:lang w:val="de-DE" w:eastAsia="zh-CN" w:bidi="hi-IN"/>
    </w:rPr>
  </w:style>
  <w:style w:type="paragraph" w:customStyle="1" w:styleId="TabellenInhalt">
    <w:name w:val="Tabellen Inhalt"/>
    <w:basedOn w:val="Standard1"/>
    <w:rsid w:val="005350F7"/>
    <w:pPr>
      <w:suppressLineNumbers/>
    </w:pPr>
  </w:style>
  <w:style w:type="paragraph" w:styleId="Revision">
    <w:name w:val="Revision"/>
    <w:hidden/>
    <w:uiPriority w:val="99"/>
    <w:semiHidden/>
    <w:rsid w:val="00733867"/>
    <w:rPr>
      <w:sz w:val="19"/>
      <w:lang w:eastAsia="en-US"/>
    </w:rPr>
  </w:style>
  <w:style w:type="character" w:customStyle="1" w:styleId="hps">
    <w:name w:val="hps"/>
    <w:basedOn w:val="DefaultParagraphFont"/>
    <w:rsid w:val="00C34A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90513">
      <w:bodyDiv w:val="1"/>
      <w:marLeft w:val="0"/>
      <w:marRight w:val="0"/>
      <w:marTop w:val="0"/>
      <w:marBottom w:val="0"/>
      <w:divBdr>
        <w:top w:val="none" w:sz="0" w:space="0" w:color="auto"/>
        <w:left w:val="none" w:sz="0" w:space="0" w:color="auto"/>
        <w:bottom w:val="none" w:sz="0" w:space="0" w:color="auto"/>
        <w:right w:val="none" w:sz="0" w:space="0" w:color="auto"/>
      </w:divBdr>
    </w:div>
    <w:div w:id="408966745">
      <w:bodyDiv w:val="1"/>
      <w:marLeft w:val="0"/>
      <w:marRight w:val="0"/>
      <w:marTop w:val="0"/>
      <w:marBottom w:val="0"/>
      <w:divBdr>
        <w:top w:val="none" w:sz="0" w:space="0" w:color="auto"/>
        <w:left w:val="none" w:sz="0" w:space="0" w:color="auto"/>
        <w:bottom w:val="none" w:sz="0" w:space="0" w:color="auto"/>
        <w:right w:val="none" w:sz="0" w:space="0" w:color="auto"/>
      </w:divBdr>
    </w:div>
    <w:div w:id="458306938">
      <w:bodyDiv w:val="1"/>
      <w:marLeft w:val="0"/>
      <w:marRight w:val="0"/>
      <w:marTop w:val="0"/>
      <w:marBottom w:val="0"/>
      <w:divBdr>
        <w:top w:val="none" w:sz="0" w:space="0" w:color="auto"/>
        <w:left w:val="none" w:sz="0" w:space="0" w:color="auto"/>
        <w:bottom w:val="none" w:sz="0" w:space="0" w:color="auto"/>
        <w:right w:val="none" w:sz="0" w:space="0" w:color="auto"/>
      </w:divBdr>
      <w:divsChild>
        <w:div w:id="1243297489">
          <w:marLeft w:val="0"/>
          <w:marRight w:val="0"/>
          <w:marTop w:val="0"/>
          <w:marBottom w:val="0"/>
          <w:divBdr>
            <w:top w:val="none" w:sz="0" w:space="0" w:color="auto"/>
            <w:left w:val="none" w:sz="0" w:space="0" w:color="auto"/>
            <w:bottom w:val="none" w:sz="0" w:space="0" w:color="auto"/>
            <w:right w:val="none" w:sz="0" w:space="0" w:color="auto"/>
          </w:divBdr>
          <w:divsChild>
            <w:div w:id="509099081">
              <w:marLeft w:val="0"/>
              <w:marRight w:val="0"/>
              <w:marTop w:val="0"/>
              <w:marBottom w:val="0"/>
              <w:divBdr>
                <w:top w:val="none" w:sz="0" w:space="0" w:color="auto"/>
                <w:left w:val="none" w:sz="0" w:space="0" w:color="auto"/>
                <w:bottom w:val="none" w:sz="0" w:space="0" w:color="auto"/>
                <w:right w:val="none" w:sz="0" w:space="0" w:color="auto"/>
              </w:divBdr>
              <w:divsChild>
                <w:div w:id="1584949846">
                  <w:marLeft w:val="0"/>
                  <w:marRight w:val="0"/>
                  <w:marTop w:val="0"/>
                  <w:marBottom w:val="0"/>
                  <w:divBdr>
                    <w:top w:val="none" w:sz="0" w:space="0" w:color="auto"/>
                    <w:left w:val="none" w:sz="0" w:space="0" w:color="auto"/>
                    <w:bottom w:val="none" w:sz="0" w:space="0" w:color="auto"/>
                    <w:right w:val="none" w:sz="0" w:space="0" w:color="auto"/>
                  </w:divBdr>
                  <w:divsChild>
                    <w:div w:id="161894211">
                      <w:marLeft w:val="0"/>
                      <w:marRight w:val="0"/>
                      <w:marTop w:val="0"/>
                      <w:marBottom w:val="0"/>
                      <w:divBdr>
                        <w:top w:val="none" w:sz="0" w:space="0" w:color="auto"/>
                        <w:left w:val="none" w:sz="0" w:space="0" w:color="auto"/>
                        <w:bottom w:val="none" w:sz="0" w:space="0" w:color="auto"/>
                        <w:right w:val="none" w:sz="0" w:space="0" w:color="auto"/>
                      </w:divBdr>
                      <w:divsChild>
                        <w:div w:id="1443527328">
                          <w:marLeft w:val="0"/>
                          <w:marRight w:val="0"/>
                          <w:marTop w:val="0"/>
                          <w:marBottom w:val="0"/>
                          <w:divBdr>
                            <w:top w:val="none" w:sz="0" w:space="0" w:color="auto"/>
                            <w:left w:val="none" w:sz="0" w:space="0" w:color="auto"/>
                            <w:bottom w:val="none" w:sz="0" w:space="0" w:color="auto"/>
                            <w:right w:val="none" w:sz="0" w:space="0" w:color="auto"/>
                          </w:divBdr>
                          <w:divsChild>
                            <w:div w:id="1591962347">
                              <w:marLeft w:val="0"/>
                              <w:marRight w:val="0"/>
                              <w:marTop w:val="0"/>
                              <w:marBottom w:val="0"/>
                              <w:divBdr>
                                <w:top w:val="none" w:sz="0" w:space="0" w:color="auto"/>
                                <w:left w:val="none" w:sz="0" w:space="0" w:color="auto"/>
                                <w:bottom w:val="none" w:sz="0" w:space="0" w:color="auto"/>
                                <w:right w:val="none" w:sz="0" w:space="0" w:color="auto"/>
                              </w:divBdr>
                              <w:divsChild>
                                <w:div w:id="220560692">
                                  <w:marLeft w:val="0"/>
                                  <w:marRight w:val="0"/>
                                  <w:marTop w:val="180"/>
                                  <w:marBottom w:val="0"/>
                                  <w:divBdr>
                                    <w:top w:val="none" w:sz="0" w:space="0" w:color="auto"/>
                                    <w:left w:val="none" w:sz="0" w:space="0" w:color="auto"/>
                                    <w:bottom w:val="none" w:sz="0" w:space="0" w:color="auto"/>
                                    <w:right w:val="none" w:sz="0" w:space="0" w:color="auto"/>
                                  </w:divBdr>
                                  <w:divsChild>
                                    <w:div w:id="701635236">
                                      <w:marLeft w:val="0"/>
                                      <w:marRight w:val="0"/>
                                      <w:marTop w:val="0"/>
                                      <w:marBottom w:val="0"/>
                                      <w:divBdr>
                                        <w:top w:val="none" w:sz="0" w:space="0" w:color="auto"/>
                                        <w:left w:val="none" w:sz="0" w:space="0" w:color="auto"/>
                                        <w:bottom w:val="none" w:sz="0" w:space="0" w:color="auto"/>
                                        <w:right w:val="none" w:sz="0" w:space="0" w:color="auto"/>
                                      </w:divBdr>
                                      <w:divsChild>
                                        <w:div w:id="914246942">
                                          <w:marLeft w:val="0"/>
                                          <w:marRight w:val="0"/>
                                          <w:marTop w:val="0"/>
                                          <w:marBottom w:val="0"/>
                                          <w:divBdr>
                                            <w:top w:val="none" w:sz="0" w:space="0" w:color="auto"/>
                                            <w:left w:val="none" w:sz="0" w:space="0" w:color="auto"/>
                                            <w:bottom w:val="none" w:sz="0" w:space="0" w:color="auto"/>
                                            <w:right w:val="none" w:sz="0" w:space="0" w:color="auto"/>
                                          </w:divBdr>
                                          <w:divsChild>
                                            <w:div w:id="1674258536">
                                              <w:marLeft w:val="0"/>
                                              <w:marRight w:val="0"/>
                                              <w:marTop w:val="0"/>
                                              <w:marBottom w:val="0"/>
                                              <w:divBdr>
                                                <w:top w:val="none" w:sz="0" w:space="0" w:color="auto"/>
                                                <w:left w:val="none" w:sz="0" w:space="0" w:color="auto"/>
                                                <w:bottom w:val="none" w:sz="0" w:space="0" w:color="auto"/>
                                                <w:right w:val="none" w:sz="0" w:space="0" w:color="auto"/>
                                              </w:divBdr>
                                              <w:divsChild>
                                                <w:div w:id="950094075">
                                                  <w:marLeft w:val="0"/>
                                                  <w:marRight w:val="0"/>
                                                  <w:marTop w:val="0"/>
                                                  <w:marBottom w:val="240"/>
                                                  <w:divBdr>
                                                    <w:top w:val="none" w:sz="0" w:space="0" w:color="auto"/>
                                                    <w:left w:val="none" w:sz="0" w:space="0" w:color="auto"/>
                                                    <w:bottom w:val="none" w:sz="0" w:space="0" w:color="auto"/>
                                                    <w:right w:val="none" w:sz="0" w:space="0" w:color="auto"/>
                                                  </w:divBdr>
                                                  <w:divsChild>
                                                    <w:div w:id="1341545486">
                                                      <w:marLeft w:val="0"/>
                                                      <w:marRight w:val="0"/>
                                                      <w:marTop w:val="0"/>
                                                      <w:marBottom w:val="0"/>
                                                      <w:divBdr>
                                                        <w:top w:val="none" w:sz="0" w:space="0" w:color="auto"/>
                                                        <w:left w:val="none" w:sz="0" w:space="0" w:color="auto"/>
                                                        <w:bottom w:val="none" w:sz="0" w:space="0" w:color="auto"/>
                                                        <w:right w:val="none" w:sz="0" w:space="0" w:color="auto"/>
                                                      </w:divBdr>
                                                      <w:divsChild>
                                                        <w:div w:id="2005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21210232">
      <w:bodyDiv w:val="1"/>
      <w:marLeft w:val="0"/>
      <w:marRight w:val="0"/>
      <w:marTop w:val="0"/>
      <w:marBottom w:val="0"/>
      <w:divBdr>
        <w:top w:val="none" w:sz="0" w:space="0" w:color="auto"/>
        <w:left w:val="none" w:sz="0" w:space="0" w:color="auto"/>
        <w:bottom w:val="none" w:sz="0" w:space="0" w:color="auto"/>
        <w:right w:val="none" w:sz="0" w:space="0" w:color="auto"/>
      </w:divBdr>
    </w:div>
    <w:div w:id="745803154">
      <w:bodyDiv w:val="1"/>
      <w:marLeft w:val="0"/>
      <w:marRight w:val="0"/>
      <w:marTop w:val="0"/>
      <w:marBottom w:val="0"/>
      <w:divBdr>
        <w:top w:val="none" w:sz="0" w:space="0" w:color="auto"/>
        <w:left w:val="none" w:sz="0" w:space="0" w:color="auto"/>
        <w:bottom w:val="none" w:sz="0" w:space="0" w:color="auto"/>
        <w:right w:val="none" w:sz="0" w:space="0" w:color="auto"/>
      </w:divBdr>
    </w:div>
    <w:div w:id="822938136">
      <w:bodyDiv w:val="1"/>
      <w:marLeft w:val="0"/>
      <w:marRight w:val="0"/>
      <w:marTop w:val="0"/>
      <w:marBottom w:val="0"/>
      <w:divBdr>
        <w:top w:val="none" w:sz="0" w:space="0" w:color="auto"/>
        <w:left w:val="none" w:sz="0" w:space="0" w:color="auto"/>
        <w:bottom w:val="none" w:sz="0" w:space="0" w:color="auto"/>
        <w:right w:val="none" w:sz="0" w:space="0" w:color="auto"/>
      </w:divBdr>
      <w:divsChild>
        <w:div w:id="177742481">
          <w:marLeft w:val="0"/>
          <w:marRight w:val="0"/>
          <w:marTop w:val="0"/>
          <w:marBottom w:val="0"/>
          <w:divBdr>
            <w:top w:val="none" w:sz="0" w:space="0" w:color="auto"/>
            <w:left w:val="none" w:sz="0" w:space="0" w:color="auto"/>
            <w:bottom w:val="none" w:sz="0" w:space="0" w:color="auto"/>
            <w:right w:val="none" w:sz="0" w:space="0" w:color="auto"/>
          </w:divBdr>
          <w:divsChild>
            <w:div w:id="1177579211">
              <w:marLeft w:val="0"/>
              <w:marRight w:val="0"/>
              <w:marTop w:val="0"/>
              <w:marBottom w:val="0"/>
              <w:divBdr>
                <w:top w:val="none" w:sz="0" w:space="0" w:color="auto"/>
                <w:left w:val="none" w:sz="0" w:space="0" w:color="auto"/>
                <w:bottom w:val="none" w:sz="0" w:space="0" w:color="auto"/>
                <w:right w:val="none" w:sz="0" w:space="0" w:color="auto"/>
              </w:divBdr>
              <w:divsChild>
                <w:div w:id="2103067104">
                  <w:marLeft w:val="0"/>
                  <w:marRight w:val="0"/>
                  <w:marTop w:val="0"/>
                  <w:marBottom w:val="0"/>
                  <w:divBdr>
                    <w:top w:val="none" w:sz="0" w:space="0" w:color="auto"/>
                    <w:left w:val="none" w:sz="0" w:space="0" w:color="auto"/>
                    <w:bottom w:val="none" w:sz="0" w:space="0" w:color="auto"/>
                    <w:right w:val="none" w:sz="0" w:space="0" w:color="auto"/>
                  </w:divBdr>
                  <w:divsChild>
                    <w:div w:id="163667337">
                      <w:marLeft w:val="0"/>
                      <w:marRight w:val="0"/>
                      <w:marTop w:val="0"/>
                      <w:marBottom w:val="0"/>
                      <w:divBdr>
                        <w:top w:val="none" w:sz="0" w:space="0" w:color="auto"/>
                        <w:left w:val="none" w:sz="0" w:space="0" w:color="auto"/>
                        <w:bottom w:val="none" w:sz="0" w:space="0" w:color="auto"/>
                        <w:right w:val="none" w:sz="0" w:space="0" w:color="auto"/>
                      </w:divBdr>
                      <w:divsChild>
                        <w:div w:id="507984433">
                          <w:marLeft w:val="0"/>
                          <w:marRight w:val="0"/>
                          <w:marTop w:val="0"/>
                          <w:marBottom w:val="0"/>
                          <w:divBdr>
                            <w:top w:val="none" w:sz="0" w:space="0" w:color="auto"/>
                            <w:left w:val="none" w:sz="0" w:space="0" w:color="auto"/>
                            <w:bottom w:val="none" w:sz="0" w:space="0" w:color="auto"/>
                            <w:right w:val="none" w:sz="0" w:space="0" w:color="auto"/>
                          </w:divBdr>
                          <w:divsChild>
                            <w:div w:id="1574125603">
                              <w:marLeft w:val="0"/>
                              <w:marRight w:val="0"/>
                              <w:marTop w:val="0"/>
                              <w:marBottom w:val="0"/>
                              <w:divBdr>
                                <w:top w:val="none" w:sz="0" w:space="0" w:color="auto"/>
                                <w:left w:val="none" w:sz="0" w:space="0" w:color="auto"/>
                                <w:bottom w:val="none" w:sz="0" w:space="0" w:color="auto"/>
                                <w:right w:val="none" w:sz="0" w:space="0" w:color="auto"/>
                              </w:divBdr>
                              <w:divsChild>
                                <w:div w:id="1869562206">
                                  <w:marLeft w:val="0"/>
                                  <w:marRight w:val="0"/>
                                  <w:marTop w:val="180"/>
                                  <w:marBottom w:val="0"/>
                                  <w:divBdr>
                                    <w:top w:val="none" w:sz="0" w:space="0" w:color="auto"/>
                                    <w:left w:val="none" w:sz="0" w:space="0" w:color="auto"/>
                                    <w:bottom w:val="none" w:sz="0" w:space="0" w:color="auto"/>
                                    <w:right w:val="none" w:sz="0" w:space="0" w:color="auto"/>
                                  </w:divBdr>
                                  <w:divsChild>
                                    <w:div w:id="1112358512">
                                      <w:marLeft w:val="0"/>
                                      <w:marRight w:val="0"/>
                                      <w:marTop w:val="0"/>
                                      <w:marBottom w:val="0"/>
                                      <w:divBdr>
                                        <w:top w:val="none" w:sz="0" w:space="0" w:color="auto"/>
                                        <w:left w:val="none" w:sz="0" w:space="0" w:color="auto"/>
                                        <w:bottom w:val="none" w:sz="0" w:space="0" w:color="auto"/>
                                        <w:right w:val="none" w:sz="0" w:space="0" w:color="auto"/>
                                      </w:divBdr>
                                      <w:divsChild>
                                        <w:div w:id="353459869">
                                          <w:marLeft w:val="0"/>
                                          <w:marRight w:val="0"/>
                                          <w:marTop w:val="0"/>
                                          <w:marBottom w:val="0"/>
                                          <w:divBdr>
                                            <w:top w:val="none" w:sz="0" w:space="0" w:color="auto"/>
                                            <w:left w:val="none" w:sz="0" w:space="0" w:color="auto"/>
                                            <w:bottom w:val="none" w:sz="0" w:space="0" w:color="auto"/>
                                            <w:right w:val="none" w:sz="0" w:space="0" w:color="auto"/>
                                          </w:divBdr>
                                          <w:divsChild>
                                            <w:div w:id="318659374">
                                              <w:marLeft w:val="0"/>
                                              <w:marRight w:val="0"/>
                                              <w:marTop w:val="0"/>
                                              <w:marBottom w:val="0"/>
                                              <w:divBdr>
                                                <w:top w:val="none" w:sz="0" w:space="0" w:color="auto"/>
                                                <w:left w:val="none" w:sz="0" w:space="0" w:color="auto"/>
                                                <w:bottom w:val="none" w:sz="0" w:space="0" w:color="auto"/>
                                                <w:right w:val="none" w:sz="0" w:space="0" w:color="auto"/>
                                              </w:divBdr>
                                              <w:divsChild>
                                                <w:div w:id="989021820">
                                                  <w:marLeft w:val="0"/>
                                                  <w:marRight w:val="0"/>
                                                  <w:marTop w:val="0"/>
                                                  <w:marBottom w:val="240"/>
                                                  <w:divBdr>
                                                    <w:top w:val="none" w:sz="0" w:space="0" w:color="auto"/>
                                                    <w:left w:val="none" w:sz="0" w:space="0" w:color="auto"/>
                                                    <w:bottom w:val="none" w:sz="0" w:space="0" w:color="auto"/>
                                                    <w:right w:val="none" w:sz="0" w:space="0" w:color="auto"/>
                                                  </w:divBdr>
                                                  <w:divsChild>
                                                    <w:div w:id="299500022">
                                                      <w:marLeft w:val="0"/>
                                                      <w:marRight w:val="0"/>
                                                      <w:marTop w:val="0"/>
                                                      <w:marBottom w:val="0"/>
                                                      <w:divBdr>
                                                        <w:top w:val="none" w:sz="0" w:space="0" w:color="auto"/>
                                                        <w:left w:val="none" w:sz="0" w:space="0" w:color="auto"/>
                                                        <w:bottom w:val="none" w:sz="0" w:space="0" w:color="auto"/>
                                                        <w:right w:val="none" w:sz="0" w:space="0" w:color="auto"/>
                                                      </w:divBdr>
                                                      <w:divsChild>
                                                        <w:div w:id="26662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26437119">
      <w:bodyDiv w:val="1"/>
      <w:marLeft w:val="0"/>
      <w:marRight w:val="0"/>
      <w:marTop w:val="0"/>
      <w:marBottom w:val="0"/>
      <w:divBdr>
        <w:top w:val="none" w:sz="0" w:space="0" w:color="auto"/>
        <w:left w:val="none" w:sz="0" w:space="0" w:color="auto"/>
        <w:bottom w:val="none" w:sz="0" w:space="0" w:color="auto"/>
        <w:right w:val="none" w:sz="0" w:space="0" w:color="auto"/>
      </w:divBdr>
      <w:divsChild>
        <w:div w:id="1990017684">
          <w:marLeft w:val="0"/>
          <w:marRight w:val="0"/>
          <w:marTop w:val="0"/>
          <w:marBottom w:val="0"/>
          <w:divBdr>
            <w:top w:val="none" w:sz="0" w:space="0" w:color="auto"/>
            <w:left w:val="none" w:sz="0" w:space="0" w:color="auto"/>
            <w:bottom w:val="none" w:sz="0" w:space="0" w:color="auto"/>
            <w:right w:val="none" w:sz="0" w:space="0" w:color="auto"/>
          </w:divBdr>
          <w:divsChild>
            <w:div w:id="1294480287">
              <w:marLeft w:val="0"/>
              <w:marRight w:val="0"/>
              <w:marTop w:val="0"/>
              <w:marBottom w:val="0"/>
              <w:divBdr>
                <w:top w:val="none" w:sz="0" w:space="0" w:color="auto"/>
                <w:left w:val="none" w:sz="0" w:space="0" w:color="auto"/>
                <w:bottom w:val="none" w:sz="0" w:space="0" w:color="auto"/>
                <w:right w:val="none" w:sz="0" w:space="0" w:color="auto"/>
              </w:divBdr>
              <w:divsChild>
                <w:div w:id="178664457">
                  <w:marLeft w:val="0"/>
                  <w:marRight w:val="0"/>
                  <w:marTop w:val="0"/>
                  <w:marBottom w:val="0"/>
                  <w:divBdr>
                    <w:top w:val="none" w:sz="0" w:space="0" w:color="auto"/>
                    <w:left w:val="none" w:sz="0" w:space="0" w:color="auto"/>
                    <w:bottom w:val="none" w:sz="0" w:space="0" w:color="auto"/>
                    <w:right w:val="none" w:sz="0" w:space="0" w:color="auto"/>
                  </w:divBdr>
                  <w:divsChild>
                    <w:div w:id="1960260759">
                      <w:marLeft w:val="0"/>
                      <w:marRight w:val="0"/>
                      <w:marTop w:val="0"/>
                      <w:marBottom w:val="0"/>
                      <w:divBdr>
                        <w:top w:val="none" w:sz="0" w:space="0" w:color="auto"/>
                        <w:left w:val="none" w:sz="0" w:space="0" w:color="auto"/>
                        <w:bottom w:val="none" w:sz="0" w:space="0" w:color="auto"/>
                        <w:right w:val="none" w:sz="0" w:space="0" w:color="auto"/>
                      </w:divBdr>
                      <w:divsChild>
                        <w:div w:id="1541046067">
                          <w:marLeft w:val="0"/>
                          <w:marRight w:val="0"/>
                          <w:marTop w:val="0"/>
                          <w:marBottom w:val="0"/>
                          <w:divBdr>
                            <w:top w:val="none" w:sz="0" w:space="0" w:color="auto"/>
                            <w:left w:val="none" w:sz="0" w:space="0" w:color="auto"/>
                            <w:bottom w:val="none" w:sz="0" w:space="0" w:color="auto"/>
                            <w:right w:val="none" w:sz="0" w:space="0" w:color="auto"/>
                          </w:divBdr>
                          <w:divsChild>
                            <w:div w:id="9734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038755">
      <w:bodyDiv w:val="1"/>
      <w:marLeft w:val="0"/>
      <w:marRight w:val="0"/>
      <w:marTop w:val="0"/>
      <w:marBottom w:val="0"/>
      <w:divBdr>
        <w:top w:val="none" w:sz="0" w:space="0" w:color="auto"/>
        <w:left w:val="none" w:sz="0" w:space="0" w:color="auto"/>
        <w:bottom w:val="none" w:sz="0" w:space="0" w:color="auto"/>
        <w:right w:val="none" w:sz="0" w:space="0" w:color="auto"/>
      </w:divBdr>
    </w:div>
    <w:div w:id="971523274">
      <w:bodyDiv w:val="1"/>
      <w:marLeft w:val="0"/>
      <w:marRight w:val="0"/>
      <w:marTop w:val="0"/>
      <w:marBottom w:val="0"/>
      <w:divBdr>
        <w:top w:val="none" w:sz="0" w:space="0" w:color="auto"/>
        <w:left w:val="none" w:sz="0" w:space="0" w:color="auto"/>
        <w:bottom w:val="none" w:sz="0" w:space="0" w:color="auto"/>
        <w:right w:val="none" w:sz="0" w:space="0" w:color="auto"/>
      </w:divBdr>
      <w:divsChild>
        <w:div w:id="1143231061">
          <w:marLeft w:val="0"/>
          <w:marRight w:val="0"/>
          <w:marTop w:val="0"/>
          <w:marBottom w:val="0"/>
          <w:divBdr>
            <w:top w:val="none" w:sz="0" w:space="0" w:color="auto"/>
            <w:left w:val="none" w:sz="0" w:space="0" w:color="auto"/>
            <w:bottom w:val="none" w:sz="0" w:space="0" w:color="auto"/>
            <w:right w:val="none" w:sz="0" w:space="0" w:color="auto"/>
          </w:divBdr>
          <w:divsChild>
            <w:div w:id="1126896418">
              <w:marLeft w:val="0"/>
              <w:marRight w:val="0"/>
              <w:marTop w:val="0"/>
              <w:marBottom w:val="0"/>
              <w:divBdr>
                <w:top w:val="none" w:sz="0" w:space="0" w:color="auto"/>
                <w:left w:val="none" w:sz="0" w:space="0" w:color="auto"/>
                <w:bottom w:val="none" w:sz="0" w:space="0" w:color="auto"/>
                <w:right w:val="none" w:sz="0" w:space="0" w:color="auto"/>
              </w:divBdr>
            </w:div>
            <w:div w:id="369377185">
              <w:marLeft w:val="0"/>
              <w:marRight w:val="0"/>
              <w:marTop w:val="0"/>
              <w:marBottom w:val="0"/>
              <w:divBdr>
                <w:top w:val="none" w:sz="0" w:space="0" w:color="auto"/>
                <w:left w:val="none" w:sz="0" w:space="0" w:color="auto"/>
                <w:bottom w:val="none" w:sz="0" w:space="0" w:color="auto"/>
                <w:right w:val="none" w:sz="0" w:space="0" w:color="auto"/>
              </w:divBdr>
            </w:div>
            <w:div w:id="393357006">
              <w:marLeft w:val="0"/>
              <w:marRight w:val="0"/>
              <w:marTop w:val="0"/>
              <w:marBottom w:val="0"/>
              <w:divBdr>
                <w:top w:val="none" w:sz="0" w:space="0" w:color="auto"/>
                <w:left w:val="none" w:sz="0" w:space="0" w:color="auto"/>
                <w:bottom w:val="none" w:sz="0" w:space="0" w:color="auto"/>
                <w:right w:val="none" w:sz="0" w:space="0" w:color="auto"/>
              </w:divBdr>
            </w:div>
            <w:div w:id="1231964459">
              <w:marLeft w:val="0"/>
              <w:marRight w:val="0"/>
              <w:marTop w:val="0"/>
              <w:marBottom w:val="0"/>
              <w:divBdr>
                <w:top w:val="none" w:sz="0" w:space="0" w:color="auto"/>
                <w:left w:val="none" w:sz="0" w:space="0" w:color="auto"/>
                <w:bottom w:val="none" w:sz="0" w:space="0" w:color="auto"/>
                <w:right w:val="none" w:sz="0" w:space="0" w:color="auto"/>
              </w:divBdr>
            </w:div>
            <w:div w:id="176165890">
              <w:marLeft w:val="0"/>
              <w:marRight w:val="0"/>
              <w:marTop w:val="0"/>
              <w:marBottom w:val="0"/>
              <w:divBdr>
                <w:top w:val="none" w:sz="0" w:space="0" w:color="auto"/>
                <w:left w:val="none" w:sz="0" w:space="0" w:color="auto"/>
                <w:bottom w:val="none" w:sz="0" w:space="0" w:color="auto"/>
                <w:right w:val="none" w:sz="0" w:space="0" w:color="auto"/>
              </w:divBdr>
            </w:div>
            <w:div w:id="393432915">
              <w:marLeft w:val="0"/>
              <w:marRight w:val="0"/>
              <w:marTop w:val="0"/>
              <w:marBottom w:val="0"/>
              <w:divBdr>
                <w:top w:val="none" w:sz="0" w:space="0" w:color="auto"/>
                <w:left w:val="none" w:sz="0" w:space="0" w:color="auto"/>
                <w:bottom w:val="none" w:sz="0" w:space="0" w:color="auto"/>
                <w:right w:val="none" w:sz="0" w:space="0" w:color="auto"/>
              </w:divBdr>
            </w:div>
            <w:div w:id="956986690">
              <w:marLeft w:val="0"/>
              <w:marRight w:val="0"/>
              <w:marTop w:val="0"/>
              <w:marBottom w:val="0"/>
              <w:divBdr>
                <w:top w:val="none" w:sz="0" w:space="0" w:color="auto"/>
                <w:left w:val="none" w:sz="0" w:space="0" w:color="auto"/>
                <w:bottom w:val="none" w:sz="0" w:space="0" w:color="auto"/>
                <w:right w:val="none" w:sz="0" w:space="0" w:color="auto"/>
              </w:divBdr>
            </w:div>
            <w:div w:id="2108111489">
              <w:marLeft w:val="0"/>
              <w:marRight w:val="0"/>
              <w:marTop w:val="0"/>
              <w:marBottom w:val="0"/>
              <w:divBdr>
                <w:top w:val="none" w:sz="0" w:space="0" w:color="auto"/>
                <w:left w:val="none" w:sz="0" w:space="0" w:color="auto"/>
                <w:bottom w:val="none" w:sz="0" w:space="0" w:color="auto"/>
                <w:right w:val="none" w:sz="0" w:space="0" w:color="auto"/>
              </w:divBdr>
            </w:div>
            <w:div w:id="2094888163">
              <w:marLeft w:val="0"/>
              <w:marRight w:val="0"/>
              <w:marTop w:val="0"/>
              <w:marBottom w:val="0"/>
              <w:divBdr>
                <w:top w:val="none" w:sz="0" w:space="0" w:color="auto"/>
                <w:left w:val="none" w:sz="0" w:space="0" w:color="auto"/>
                <w:bottom w:val="none" w:sz="0" w:space="0" w:color="auto"/>
                <w:right w:val="none" w:sz="0" w:space="0" w:color="auto"/>
              </w:divBdr>
            </w:div>
            <w:div w:id="1252011007">
              <w:marLeft w:val="0"/>
              <w:marRight w:val="0"/>
              <w:marTop w:val="0"/>
              <w:marBottom w:val="0"/>
              <w:divBdr>
                <w:top w:val="none" w:sz="0" w:space="0" w:color="auto"/>
                <w:left w:val="none" w:sz="0" w:space="0" w:color="auto"/>
                <w:bottom w:val="none" w:sz="0" w:space="0" w:color="auto"/>
                <w:right w:val="none" w:sz="0" w:space="0" w:color="auto"/>
              </w:divBdr>
            </w:div>
            <w:div w:id="1681545786">
              <w:marLeft w:val="0"/>
              <w:marRight w:val="0"/>
              <w:marTop w:val="0"/>
              <w:marBottom w:val="0"/>
              <w:divBdr>
                <w:top w:val="none" w:sz="0" w:space="0" w:color="auto"/>
                <w:left w:val="none" w:sz="0" w:space="0" w:color="auto"/>
                <w:bottom w:val="none" w:sz="0" w:space="0" w:color="auto"/>
                <w:right w:val="none" w:sz="0" w:space="0" w:color="auto"/>
              </w:divBdr>
            </w:div>
            <w:div w:id="1986355206">
              <w:marLeft w:val="0"/>
              <w:marRight w:val="0"/>
              <w:marTop w:val="0"/>
              <w:marBottom w:val="0"/>
              <w:divBdr>
                <w:top w:val="none" w:sz="0" w:space="0" w:color="auto"/>
                <w:left w:val="none" w:sz="0" w:space="0" w:color="auto"/>
                <w:bottom w:val="none" w:sz="0" w:space="0" w:color="auto"/>
                <w:right w:val="none" w:sz="0" w:space="0" w:color="auto"/>
              </w:divBdr>
            </w:div>
            <w:div w:id="1749963405">
              <w:marLeft w:val="0"/>
              <w:marRight w:val="0"/>
              <w:marTop w:val="0"/>
              <w:marBottom w:val="0"/>
              <w:divBdr>
                <w:top w:val="none" w:sz="0" w:space="0" w:color="auto"/>
                <w:left w:val="none" w:sz="0" w:space="0" w:color="auto"/>
                <w:bottom w:val="none" w:sz="0" w:space="0" w:color="auto"/>
                <w:right w:val="none" w:sz="0" w:space="0" w:color="auto"/>
              </w:divBdr>
            </w:div>
            <w:div w:id="261959894">
              <w:marLeft w:val="0"/>
              <w:marRight w:val="0"/>
              <w:marTop w:val="0"/>
              <w:marBottom w:val="0"/>
              <w:divBdr>
                <w:top w:val="none" w:sz="0" w:space="0" w:color="auto"/>
                <w:left w:val="none" w:sz="0" w:space="0" w:color="auto"/>
                <w:bottom w:val="none" w:sz="0" w:space="0" w:color="auto"/>
                <w:right w:val="none" w:sz="0" w:space="0" w:color="auto"/>
              </w:divBdr>
            </w:div>
            <w:div w:id="167449797">
              <w:marLeft w:val="0"/>
              <w:marRight w:val="0"/>
              <w:marTop w:val="0"/>
              <w:marBottom w:val="0"/>
              <w:divBdr>
                <w:top w:val="none" w:sz="0" w:space="0" w:color="auto"/>
                <w:left w:val="none" w:sz="0" w:space="0" w:color="auto"/>
                <w:bottom w:val="none" w:sz="0" w:space="0" w:color="auto"/>
                <w:right w:val="none" w:sz="0" w:space="0" w:color="auto"/>
              </w:divBdr>
            </w:div>
            <w:div w:id="1493332488">
              <w:marLeft w:val="0"/>
              <w:marRight w:val="0"/>
              <w:marTop w:val="0"/>
              <w:marBottom w:val="0"/>
              <w:divBdr>
                <w:top w:val="none" w:sz="0" w:space="0" w:color="auto"/>
                <w:left w:val="none" w:sz="0" w:space="0" w:color="auto"/>
                <w:bottom w:val="none" w:sz="0" w:space="0" w:color="auto"/>
                <w:right w:val="none" w:sz="0" w:space="0" w:color="auto"/>
              </w:divBdr>
            </w:div>
            <w:div w:id="1180117387">
              <w:marLeft w:val="0"/>
              <w:marRight w:val="0"/>
              <w:marTop w:val="0"/>
              <w:marBottom w:val="0"/>
              <w:divBdr>
                <w:top w:val="none" w:sz="0" w:space="0" w:color="auto"/>
                <w:left w:val="none" w:sz="0" w:space="0" w:color="auto"/>
                <w:bottom w:val="none" w:sz="0" w:space="0" w:color="auto"/>
                <w:right w:val="none" w:sz="0" w:space="0" w:color="auto"/>
              </w:divBdr>
            </w:div>
            <w:div w:id="1237400525">
              <w:marLeft w:val="0"/>
              <w:marRight w:val="0"/>
              <w:marTop w:val="0"/>
              <w:marBottom w:val="0"/>
              <w:divBdr>
                <w:top w:val="none" w:sz="0" w:space="0" w:color="auto"/>
                <w:left w:val="none" w:sz="0" w:space="0" w:color="auto"/>
                <w:bottom w:val="none" w:sz="0" w:space="0" w:color="auto"/>
                <w:right w:val="none" w:sz="0" w:space="0" w:color="auto"/>
              </w:divBdr>
            </w:div>
            <w:div w:id="967857728">
              <w:marLeft w:val="0"/>
              <w:marRight w:val="0"/>
              <w:marTop w:val="0"/>
              <w:marBottom w:val="0"/>
              <w:divBdr>
                <w:top w:val="none" w:sz="0" w:space="0" w:color="auto"/>
                <w:left w:val="none" w:sz="0" w:space="0" w:color="auto"/>
                <w:bottom w:val="none" w:sz="0" w:space="0" w:color="auto"/>
                <w:right w:val="none" w:sz="0" w:space="0" w:color="auto"/>
              </w:divBdr>
            </w:div>
            <w:div w:id="2024238592">
              <w:marLeft w:val="0"/>
              <w:marRight w:val="0"/>
              <w:marTop w:val="0"/>
              <w:marBottom w:val="0"/>
              <w:divBdr>
                <w:top w:val="none" w:sz="0" w:space="0" w:color="auto"/>
                <w:left w:val="none" w:sz="0" w:space="0" w:color="auto"/>
                <w:bottom w:val="none" w:sz="0" w:space="0" w:color="auto"/>
                <w:right w:val="none" w:sz="0" w:space="0" w:color="auto"/>
              </w:divBdr>
            </w:div>
            <w:div w:id="258803882">
              <w:marLeft w:val="0"/>
              <w:marRight w:val="0"/>
              <w:marTop w:val="0"/>
              <w:marBottom w:val="0"/>
              <w:divBdr>
                <w:top w:val="none" w:sz="0" w:space="0" w:color="auto"/>
                <w:left w:val="none" w:sz="0" w:space="0" w:color="auto"/>
                <w:bottom w:val="none" w:sz="0" w:space="0" w:color="auto"/>
                <w:right w:val="none" w:sz="0" w:space="0" w:color="auto"/>
              </w:divBdr>
            </w:div>
            <w:div w:id="1747604749">
              <w:marLeft w:val="0"/>
              <w:marRight w:val="0"/>
              <w:marTop w:val="0"/>
              <w:marBottom w:val="0"/>
              <w:divBdr>
                <w:top w:val="none" w:sz="0" w:space="0" w:color="auto"/>
                <w:left w:val="none" w:sz="0" w:space="0" w:color="auto"/>
                <w:bottom w:val="none" w:sz="0" w:space="0" w:color="auto"/>
                <w:right w:val="none" w:sz="0" w:space="0" w:color="auto"/>
              </w:divBdr>
            </w:div>
            <w:div w:id="2102987698">
              <w:marLeft w:val="0"/>
              <w:marRight w:val="0"/>
              <w:marTop w:val="0"/>
              <w:marBottom w:val="0"/>
              <w:divBdr>
                <w:top w:val="none" w:sz="0" w:space="0" w:color="auto"/>
                <w:left w:val="none" w:sz="0" w:space="0" w:color="auto"/>
                <w:bottom w:val="none" w:sz="0" w:space="0" w:color="auto"/>
                <w:right w:val="none" w:sz="0" w:space="0" w:color="auto"/>
              </w:divBdr>
            </w:div>
            <w:div w:id="1238322165">
              <w:marLeft w:val="0"/>
              <w:marRight w:val="0"/>
              <w:marTop w:val="0"/>
              <w:marBottom w:val="0"/>
              <w:divBdr>
                <w:top w:val="none" w:sz="0" w:space="0" w:color="auto"/>
                <w:left w:val="none" w:sz="0" w:space="0" w:color="auto"/>
                <w:bottom w:val="none" w:sz="0" w:space="0" w:color="auto"/>
                <w:right w:val="none" w:sz="0" w:space="0" w:color="auto"/>
              </w:divBdr>
            </w:div>
            <w:div w:id="210922819">
              <w:marLeft w:val="0"/>
              <w:marRight w:val="0"/>
              <w:marTop w:val="0"/>
              <w:marBottom w:val="0"/>
              <w:divBdr>
                <w:top w:val="none" w:sz="0" w:space="0" w:color="auto"/>
                <w:left w:val="none" w:sz="0" w:space="0" w:color="auto"/>
                <w:bottom w:val="none" w:sz="0" w:space="0" w:color="auto"/>
                <w:right w:val="none" w:sz="0" w:space="0" w:color="auto"/>
              </w:divBdr>
            </w:div>
            <w:div w:id="1595556274">
              <w:marLeft w:val="0"/>
              <w:marRight w:val="0"/>
              <w:marTop w:val="0"/>
              <w:marBottom w:val="0"/>
              <w:divBdr>
                <w:top w:val="none" w:sz="0" w:space="0" w:color="auto"/>
                <w:left w:val="none" w:sz="0" w:space="0" w:color="auto"/>
                <w:bottom w:val="none" w:sz="0" w:space="0" w:color="auto"/>
                <w:right w:val="none" w:sz="0" w:space="0" w:color="auto"/>
              </w:divBdr>
            </w:div>
            <w:div w:id="1580284600">
              <w:marLeft w:val="0"/>
              <w:marRight w:val="0"/>
              <w:marTop w:val="0"/>
              <w:marBottom w:val="0"/>
              <w:divBdr>
                <w:top w:val="none" w:sz="0" w:space="0" w:color="auto"/>
                <w:left w:val="none" w:sz="0" w:space="0" w:color="auto"/>
                <w:bottom w:val="none" w:sz="0" w:space="0" w:color="auto"/>
                <w:right w:val="none" w:sz="0" w:space="0" w:color="auto"/>
              </w:divBdr>
            </w:div>
            <w:div w:id="1153253139">
              <w:marLeft w:val="0"/>
              <w:marRight w:val="0"/>
              <w:marTop w:val="0"/>
              <w:marBottom w:val="0"/>
              <w:divBdr>
                <w:top w:val="none" w:sz="0" w:space="0" w:color="auto"/>
                <w:left w:val="none" w:sz="0" w:space="0" w:color="auto"/>
                <w:bottom w:val="none" w:sz="0" w:space="0" w:color="auto"/>
                <w:right w:val="none" w:sz="0" w:space="0" w:color="auto"/>
              </w:divBdr>
            </w:div>
            <w:div w:id="1737163570">
              <w:marLeft w:val="0"/>
              <w:marRight w:val="0"/>
              <w:marTop w:val="0"/>
              <w:marBottom w:val="0"/>
              <w:divBdr>
                <w:top w:val="none" w:sz="0" w:space="0" w:color="auto"/>
                <w:left w:val="none" w:sz="0" w:space="0" w:color="auto"/>
                <w:bottom w:val="none" w:sz="0" w:space="0" w:color="auto"/>
                <w:right w:val="none" w:sz="0" w:space="0" w:color="auto"/>
              </w:divBdr>
            </w:div>
            <w:div w:id="555972289">
              <w:marLeft w:val="0"/>
              <w:marRight w:val="0"/>
              <w:marTop w:val="0"/>
              <w:marBottom w:val="0"/>
              <w:divBdr>
                <w:top w:val="none" w:sz="0" w:space="0" w:color="auto"/>
                <w:left w:val="none" w:sz="0" w:space="0" w:color="auto"/>
                <w:bottom w:val="none" w:sz="0" w:space="0" w:color="auto"/>
                <w:right w:val="none" w:sz="0" w:space="0" w:color="auto"/>
              </w:divBdr>
            </w:div>
            <w:div w:id="1948543799">
              <w:marLeft w:val="0"/>
              <w:marRight w:val="0"/>
              <w:marTop w:val="0"/>
              <w:marBottom w:val="0"/>
              <w:divBdr>
                <w:top w:val="none" w:sz="0" w:space="0" w:color="auto"/>
                <w:left w:val="none" w:sz="0" w:space="0" w:color="auto"/>
                <w:bottom w:val="none" w:sz="0" w:space="0" w:color="auto"/>
                <w:right w:val="none" w:sz="0" w:space="0" w:color="auto"/>
              </w:divBdr>
            </w:div>
            <w:div w:id="1067999013">
              <w:marLeft w:val="0"/>
              <w:marRight w:val="0"/>
              <w:marTop w:val="0"/>
              <w:marBottom w:val="0"/>
              <w:divBdr>
                <w:top w:val="none" w:sz="0" w:space="0" w:color="auto"/>
                <w:left w:val="none" w:sz="0" w:space="0" w:color="auto"/>
                <w:bottom w:val="none" w:sz="0" w:space="0" w:color="auto"/>
                <w:right w:val="none" w:sz="0" w:space="0" w:color="auto"/>
              </w:divBdr>
            </w:div>
            <w:div w:id="939333813">
              <w:marLeft w:val="0"/>
              <w:marRight w:val="0"/>
              <w:marTop w:val="0"/>
              <w:marBottom w:val="0"/>
              <w:divBdr>
                <w:top w:val="none" w:sz="0" w:space="0" w:color="auto"/>
                <w:left w:val="none" w:sz="0" w:space="0" w:color="auto"/>
                <w:bottom w:val="none" w:sz="0" w:space="0" w:color="auto"/>
                <w:right w:val="none" w:sz="0" w:space="0" w:color="auto"/>
              </w:divBdr>
            </w:div>
            <w:div w:id="1736780701">
              <w:marLeft w:val="0"/>
              <w:marRight w:val="0"/>
              <w:marTop w:val="0"/>
              <w:marBottom w:val="0"/>
              <w:divBdr>
                <w:top w:val="none" w:sz="0" w:space="0" w:color="auto"/>
                <w:left w:val="none" w:sz="0" w:space="0" w:color="auto"/>
                <w:bottom w:val="none" w:sz="0" w:space="0" w:color="auto"/>
                <w:right w:val="none" w:sz="0" w:space="0" w:color="auto"/>
              </w:divBdr>
            </w:div>
            <w:div w:id="868490369">
              <w:marLeft w:val="0"/>
              <w:marRight w:val="0"/>
              <w:marTop w:val="0"/>
              <w:marBottom w:val="0"/>
              <w:divBdr>
                <w:top w:val="none" w:sz="0" w:space="0" w:color="auto"/>
                <w:left w:val="none" w:sz="0" w:space="0" w:color="auto"/>
                <w:bottom w:val="none" w:sz="0" w:space="0" w:color="auto"/>
                <w:right w:val="none" w:sz="0" w:space="0" w:color="auto"/>
              </w:divBdr>
            </w:div>
            <w:div w:id="407768137">
              <w:marLeft w:val="0"/>
              <w:marRight w:val="0"/>
              <w:marTop w:val="0"/>
              <w:marBottom w:val="0"/>
              <w:divBdr>
                <w:top w:val="none" w:sz="0" w:space="0" w:color="auto"/>
                <w:left w:val="none" w:sz="0" w:space="0" w:color="auto"/>
                <w:bottom w:val="none" w:sz="0" w:space="0" w:color="auto"/>
                <w:right w:val="none" w:sz="0" w:space="0" w:color="auto"/>
              </w:divBdr>
            </w:div>
            <w:div w:id="1516962188">
              <w:marLeft w:val="0"/>
              <w:marRight w:val="0"/>
              <w:marTop w:val="0"/>
              <w:marBottom w:val="0"/>
              <w:divBdr>
                <w:top w:val="none" w:sz="0" w:space="0" w:color="auto"/>
                <w:left w:val="none" w:sz="0" w:space="0" w:color="auto"/>
                <w:bottom w:val="none" w:sz="0" w:space="0" w:color="auto"/>
                <w:right w:val="none" w:sz="0" w:space="0" w:color="auto"/>
              </w:divBdr>
            </w:div>
            <w:div w:id="1574776377">
              <w:marLeft w:val="0"/>
              <w:marRight w:val="0"/>
              <w:marTop w:val="0"/>
              <w:marBottom w:val="0"/>
              <w:divBdr>
                <w:top w:val="none" w:sz="0" w:space="0" w:color="auto"/>
                <w:left w:val="none" w:sz="0" w:space="0" w:color="auto"/>
                <w:bottom w:val="none" w:sz="0" w:space="0" w:color="auto"/>
                <w:right w:val="none" w:sz="0" w:space="0" w:color="auto"/>
              </w:divBdr>
            </w:div>
            <w:div w:id="1170102401">
              <w:marLeft w:val="0"/>
              <w:marRight w:val="0"/>
              <w:marTop w:val="0"/>
              <w:marBottom w:val="0"/>
              <w:divBdr>
                <w:top w:val="none" w:sz="0" w:space="0" w:color="auto"/>
                <w:left w:val="none" w:sz="0" w:space="0" w:color="auto"/>
                <w:bottom w:val="none" w:sz="0" w:space="0" w:color="auto"/>
                <w:right w:val="none" w:sz="0" w:space="0" w:color="auto"/>
              </w:divBdr>
            </w:div>
            <w:div w:id="1588030506">
              <w:marLeft w:val="0"/>
              <w:marRight w:val="0"/>
              <w:marTop w:val="0"/>
              <w:marBottom w:val="0"/>
              <w:divBdr>
                <w:top w:val="none" w:sz="0" w:space="0" w:color="auto"/>
                <w:left w:val="none" w:sz="0" w:space="0" w:color="auto"/>
                <w:bottom w:val="none" w:sz="0" w:space="0" w:color="auto"/>
                <w:right w:val="none" w:sz="0" w:space="0" w:color="auto"/>
              </w:divBdr>
            </w:div>
            <w:div w:id="1095590140">
              <w:marLeft w:val="0"/>
              <w:marRight w:val="0"/>
              <w:marTop w:val="0"/>
              <w:marBottom w:val="0"/>
              <w:divBdr>
                <w:top w:val="none" w:sz="0" w:space="0" w:color="auto"/>
                <w:left w:val="none" w:sz="0" w:space="0" w:color="auto"/>
                <w:bottom w:val="none" w:sz="0" w:space="0" w:color="auto"/>
                <w:right w:val="none" w:sz="0" w:space="0" w:color="auto"/>
              </w:divBdr>
            </w:div>
            <w:div w:id="1322586595">
              <w:marLeft w:val="0"/>
              <w:marRight w:val="0"/>
              <w:marTop w:val="0"/>
              <w:marBottom w:val="0"/>
              <w:divBdr>
                <w:top w:val="none" w:sz="0" w:space="0" w:color="auto"/>
                <w:left w:val="none" w:sz="0" w:space="0" w:color="auto"/>
                <w:bottom w:val="none" w:sz="0" w:space="0" w:color="auto"/>
                <w:right w:val="none" w:sz="0" w:space="0" w:color="auto"/>
              </w:divBdr>
            </w:div>
            <w:div w:id="862982378">
              <w:marLeft w:val="0"/>
              <w:marRight w:val="0"/>
              <w:marTop w:val="0"/>
              <w:marBottom w:val="0"/>
              <w:divBdr>
                <w:top w:val="none" w:sz="0" w:space="0" w:color="auto"/>
                <w:left w:val="none" w:sz="0" w:space="0" w:color="auto"/>
                <w:bottom w:val="none" w:sz="0" w:space="0" w:color="auto"/>
                <w:right w:val="none" w:sz="0" w:space="0" w:color="auto"/>
              </w:divBdr>
            </w:div>
            <w:div w:id="2023512906">
              <w:marLeft w:val="0"/>
              <w:marRight w:val="0"/>
              <w:marTop w:val="0"/>
              <w:marBottom w:val="0"/>
              <w:divBdr>
                <w:top w:val="none" w:sz="0" w:space="0" w:color="auto"/>
                <w:left w:val="none" w:sz="0" w:space="0" w:color="auto"/>
                <w:bottom w:val="none" w:sz="0" w:space="0" w:color="auto"/>
                <w:right w:val="none" w:sz="0" w:space="0" w:color="auto"/>
              </w:divBdr>
            </w:div>
            <w:div w:id="1296523762">
              <w:marLeft w:val="0"/>
              <w:marRight w:val="0"/>
              <w:marTop w:val="0"/>
              <w:marBottom w:val="0"/>
              <w:divBdr>
                <w:top w:val="none" w:sz="0" w:space="0" w:color="auto"/>
                <w:left w:val="none" w:sz="0" w:space="0" w:color="auto"/>
                <w:bottom w:val="none" w:sz="0" w:space="0" w:color="auto"/>
                <w:right w:val="none" w:sz="0" w:space="0" w:color="auto"/>
              </w:divBdr>
            </w:div>
            <w:div w:id="516430255">
              <w:marLeft w:val="0"/>
              <w:marRight w:val="0"/>
              <w:marTop w:val="0"/>
              <w:marBottom w:val="0"/>
              <w:divBdr>
                <w:top w:val="none" w:sz="0" w:space="0" w:color="auto"/>
                <w:left w:val="none" w:sz="0" w:space="0" w:color="auto"/>
                <w:bottom w:val="none" w:sz="0" w:space="0" w:color="auto"/>
                <w:right w:val="none" w:sz="0" w:space="0" w:color="auto"/>
              </w:divBdr>
            </w:div>
            <w:div w:id="1760177778">
              <w:marLeft w:val="0"/>
              <w:marRight w:val="0"/>
              <w:marTop w:val="0"/>
              <w:marBottom w:val="0"/>
              <w:divBdr>
                <w:top w:val="none" w:sz="0" w:space="0" w:color="auto"/>
                <w:left w:val="none" w:sz="0" w:space="0" w:color="auto"/>
                <w:bottom w:val="none" w:sz="0" w:space="0" w:color="auto"/>
                <w:right w:val="none" w:sz="0" w:space="0" w:color="auto"/>
              </w:divBdr>
            </w:div>
            <w:div w:id="179440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95683">
      <w:bodyDiv w:val="1"/>
      <w:marLeft w:val="0"/>
      <w:marRight w:val="0"/>
      <w:marTop w:val="0"/>
      <w:marBottom w:val="0"/>
      <w:divBdr>
        <w:top w:val="none" w:sz="0" w:space="0" w:color="auto"/>
        <w:left w:val="none" w:sz="0" w:space="0" w:color="auto"/>
        <w:bottom w:val="none" w:sz="0" w:space="0" w:color="auto"/>
        <w:right w:val="none" w:sz="0" w:space="0" w:color="auto"/>
      </w:divBdr>
      <w:divsChild>
        <w:div w:id="390541931">
          <w:marLeft w:val="0"/>
          <w:marRight w:val="0"/>
          <w:marTop w:val="0"/>
          <w:marBottom w:val="0"/>
          <w:divBdr>
            <w:top w:val="none" w:sz="0" w:space="0" w:color="auto"/>
            <w:left w:val="none" w:sz="0" w:space="0" w:color="auto"/>
            <w:bottom w:val="none" w:sz="0" w:space="0" w:color="auto"/>
            <w:right w:val="none" w:sz="0" w:space="0" w:color="auto"/>
          </w:divBdr>
          <w:divsChild>
            <w:div w:id="158159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25256">
      <w:bodyDiv w:val="1"/>
      <w:marLeft w:val="0"/>
      <w:marRight w:val="0"/>
      <w:marTop w:val="0"/>
      <w:marBottom w:val="0"/>
      <w:divBdr>
        <w:top w:val="none" w:sz="0" w:space="0" w:color="auto"/>
        <w:left w:val="none" w:sz="0" w:space="0" w:color="auto"/>
        <w:bottom w:val="none" w:sz="0" w:space="0" w:color="auto"/>
        <w:right w:val="none" w:sz="0" w:space="0" w:color="auto"/>
      </w:divBdr>
    </w:div>
    <w:div w:id="1203130244">
      <w:bodyDiv w:val="1"/>
      <w:marLeft w:val="0"/>
      <w:marRight w:val="0"/>
      <w:marTop w:val="0"/>
      <w:marBottom w:val="0"/>
      <w:divBdr>
        <w:top w:val="none" w:sz="0" w:space="0" w:color="auto"/>
        <w:left w:val="none" w:sz="0" w:space="0" w:color="auto"/>
        <w:bottom w:val="none" w:sz="0" w:space="0" w:color="auto"/>
        <w:right w:val="none" w:sz="0" w:space="0" w:color="auto"/>
      </w:divBdr>
    </w:div>
    <w:div w:id="1347826586">
      <w:bodyDiv w:val="1"/>
      <w:marLeft w:val="0"/>
      <w:marRight w:val="0"/>
      <w:marTop w:val="0"/>
      <w:marBottom w:val="0"/>
      <w:divBdr>
        <w:top w:val="none" w:sz="0" w:space="0" w:color="auto"/>
        <w:left w:val="none" w:sz="0" w:space="0" w:color="auto"/>
        <w:bottom w:val="none" w:sz="0" w:space="0" w:color="auto"/>
        <w:right w:val="none" w:sz="0" w:space="0" w:color="auto"/>
      </w:divBdr>
      <w:divsChild>
        <w:div w:id="479343211">
          <w:marLeft w:val="0"/>
          <w:marRight w:val="0"/>
          <w:marTop w:val="0"/>
          <w:marBottom w:val="0"/>
          <w:divBdr>
            <w:top w:val="none" w:sz="0" w:space="0" w:color="auto"/>
            <w:left w:val="none" w:sz="0" w:space="0" w:color="auto"/>
            <w:bottom w:val="none" w:sz="0" w:space="0" w:color="auto"/>
            <w:right w:val="none" w:sz="0" w:space="0" w:color="auto"/>
          </w:divBdr>
        </w:div>
      </w:divsChild>
    </w:div>
    <w:div w:id="1647200721">
      <w:bodyDiv w:val="1"/>
      <w:marLeft w:val="0"/>
      <w:marRight w:val="0"/>
      <w:marTop w:val="0"/>
      <w:marBottom w:val="0"/>
      <w:divBdr>
        <w:top w:val="none" w:sz="0" w:space="0" w:color="auto"/>
        <w:left w:val="none" w:sz="0" w:space="0" w:color="auto"/>
        <w:bottom w:val="none" w:sz="0" w:space="0" w:color="auto"/>
        <w:right w:val="none" w:sz="0" w:space="0" w:color="auto"/>
      </w:divBdr>
      <w:divsChild>
        <w:div w:id="1732382100">
          <w:marLeft w:val="0"/>
          <w:marRight w:val="0"/>
          <w:marTop w:val="0"/>
          <w:marBottom w:val="0"/>
          <w:divBdr>
            <w:top w:val="none" w:sz="0" w:space="0" w:color="auto"/>
            <w:left w:val="none" w:sz="0" w:space="0" w:color="auto"/>
            <w:bottom w:val="none" w:sz="0" w:space="0" w:color="auto"/>
            <w:right w:val="none" w:sz="0" w:space="0" w:color="auto"/>
          </w:divBdr>
          <w:divsChild>
            <w:div w:id="528185095">
              <w:marLeft w:val="0"/>
              <w:marRight w:val="0"/>
              <w:marTop w:val="0"/>
              <w:marBottom w:val="0"/>
              <w:divBdr>
                <w:top w:val="none" w:sz="0" w:space="0" w:color="auto"/>
                <w:left w:val="none" w:sz="0" w:space="0" w:color="auto"/>
                <w:bottom w:val="none" w:sz="0" w:space="0" w:color="auto"/>
                <w:right w:val="none" w:sz="0" w:space="0" w:color="auto"/>
              </w:divBdr>
              <w:divsChild>
                <w:div w:id="1705129932">
                  <w:marLeft w:val="0"/>
                  <w:marRight w:val="0"/>
                  <w:marTop w:val="0"/>
                  <w:marBottom w:val="0"/>
                  <w:divBdr>
                    <w:top w:val="none" w:sz="0" w:space="0" w:color="auto"/>
                    <w:left w:val="none" w:sz="0" w:space="0" w:color="auto"/>
                    <w:bottom w:val="none" w:sz="0" w:space="0" w:color="auto"/>
                    <w:right w:val="none" w:sz="0" w:space="0" w:color="auto"/>
                  </w:divBdr>
                  <w:divsChild>
                    <w:div w:id="1910269491">
                      <w:marLeft w:val="0"/>
                      <w:marRight w:val="0"/>
                      <w:marTop w:val="0"/>
                      <w:marBottom w:val="0"/>
                      <w:divBdr>
                        <w:top w:val="none" w:sz="0" w:space="0" w:color="auto"/>
                        <w:left w:val="none" w:sz="0" w:space="0" w:color="auto"/>
                        <w:bottom w:val="none" w:sz="0" w:space="0" w:color="auto"/>
                        <w:right w:val="none" w:sz="0" w:space="0" w:color="auto"/>
                      </w:divBdr>
                      <w:divsChild>
                        <w:div w:id="626279065">
                          <w:marLeft w:val="0"/>
                          <w:marRight w:val="0"/>
                          <w:marTop w:val="0"/>
                          <w:marBottom w:val="0"/>
                          <w:divBdr>
                            <w:top w:val="none" w:sz="0" w:space="0" w:color="auto"/>
                            <w:left w:val="none" w:sz="0" w:space="0" w:color="auto"/>
                            <w:bottom w:val="none" w:sz="0" w:space="0" w:color="auto"/>
                            <w:right w:val="none" w:sz="0" w:space="0" w:color="auto"/>
                          </w:divBdr>
                          <w:divsChild>
                            <w:div w:id="57266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4642616">
      <w:bodyDiv w:val="1"/>
      <w:marLeft w:val="0"/>
      <w:marRight w:val="0"/>
      <w:marTop w:val="0"/>
      <w:marBottom w:val="0"/>
      <w:divBdr>
        <w:top w:val="none" w:sz="0" w:space="0" w:color="auto"/>
        <w:left w:val="none" w:sz="0" w:space="0" w:color="auto"/>
        <w:bottom w:val="none" w:sz="0" w:space="0" w:color="auto"/>
        <w:right w:val="none" w:sz="0" w:space="0" w:color="auto"/>
      </w:divBdr>
    </w:div>
    <w:div w:id="1927031001">
      <w:bodyDiv w:val="1"/>
      <w:marLeft w:val="0"/>
      <w:marRight w:val="0"/>
      <w:marTop w:val="0"/>
      <w:marBottom w:val="0"/>
      <w:divBdr>
        <w:top w:val="none" w:sz="0" w:space="0" w:color="auto"/>
        <w:left w:val="none" w:sz="0" w:space="0" w:color="auto"/>
        <w:bottom w:val="none" w:sz="0" w:space="0" w:color="auto"/>
        <w:right w:val="none" w:sz="0" w:space="0" w:color="auto"/>
      </w:divBdr>
      <w:divsChild>
        <w:div w:id="365444523">
          <w:marLeft w:val="0"/>
          <w:marRight w:val="0"/>
          <w:marTop w:val="0"/>
          <w:marBottom w:val="0"/>
          <w:divBdr>
            <w:top w:val="none" w:sz="0" w:space="0" w:color="auto"/>
            <w:left w:val="none" w:sz="0" w:space="0" w:color="auto"/>
            <w:bottom w:val="none" w:sz="0" w:space="0" w:color="auto"/>
            <w:right w:val="none" w:sz="0" w:space="0" w:color="auto"/>
          </w:divBdr>
          <w:divsChild>
            <w:div w:id="55065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93406">
      <w:bodyDiv w:val="1"/>
      <w:marLeft w:val="0"/>
      <w:marRight w:val="0"/>
      <w:marTop w:val="0"/>
      <w:marBottom w:val="0"/>
      <w:divBdr>
        <w:top w:val="none" w:sz="0" w:space="0" w:color="auto"/>
        <w:left w:val="none" w:sz="0" w:space="0" w:color="auto"/>
        <w:bottom w:val="none" w:sz="0" w:space="0" w:color="auto"/>
        <w:right w:val="none" w:sz="0" w:space="0" w:color="auto"/>
      </w:divBdr>
      <w:divsChild>
        <w:div w:id="1443845739">
          <w:marLeft w:val="0"/>
          <w:marRight w:val="0"/>
          <w:marTop w:val="0"/>
          <w:marBottom w:val="0"/>
          <w:divBdr>
            <w:top w:val="none" w:sz="0" w:space="0" w:color="auto"/>
            <w:left w:val="none" w:sz="0" w:space="0" w:color="auto"/>
            <w:bottom w:val="none" w:sz="0" w:space="0" w:color="auto"/>
            <w:right w:val="none" w:sz="0" w:space="0" w:color="auto"/>
          </w:divBdr>
          <w:divsChild>
            <w:div w:id="1252201659">
              <w:marLeft w:val="0"/>
              <w:marRight w:val="0"/>
              <w:marTop w:val="0"/>
              <w:marBottom w:val="0"/>
              <w:divBdr>
                <w:top w:val="none" w:sz="0" w:space="0" w:color="auto"/>
                <w:left w:val="none" w:sz="0" w:space="0" w:color="auto"/>
                <w:bottom w:val="none" w:sz="0" w:space="0" w:color="auto"/>
                <w:right w:val="none" w:sz="0" w:space="0" w:color="auto"/>
              </w:divBdr>
              <w:divsChild>
                <w:div w:id="1363288655">
                  <w:marLeft w:val="0"/>
                  <w:marRight w:val="0"/>
                  <w:marTop w:val="0"/>
                  <w:marBottom w:val="0"/>
                  <w:divBdr>
                    <w:top w:val="none" w:sz="0" w:space="0" w:color="auto"/>
                    <w:left w:val="none" w:sz="0" w:space="0" w:color="auto"/>
                    <w:bottom w:val="none" w:sz="0" w:space="0" w:color="auto"/>
                    <w:right w:val="none" w:sz="0" w:space="0" w:color="auto"/>
                  </w:divBdr>
                  <w:divsChild>
                    <w:div w:id="1870412886">
                      <w:marLeft w:val="0"/>
                      <w:marRight w:val="0"/>
                      <w:marTop w:val="0"/>
                      <w:marBottom w:val="0"/>
                      <w:divBdr>
                        <w:top w:val="none" w:sz="0" w:space="0" w:color="auto"/>
                        <w:left w:val="none" w:sz="0" w:space="0" w:color="auto"/>
                        <w:bottom w:val="none" w:sz="0" w:space="0" w:color="auto"/>
                        <w:right w:val="none" w:sz="0" w:space="0" w:color="auto"/>
                      </w:divBdr>
                      <w:divsChild>
                        <w:div w:id="1809977058">
                          <w:marLeft w:val="0"/>
                          <w:marRight w:val="0"/>
                          <w:marTop w:val="0"/>
                          <w:marBottom w:val="0"/>
                          <w:divBdr>
                            <w:top w:val="none" w:sz="0" w:space="0" w:color="auto"/>
                            <w:left w:val="none" w:sz="0" w:space="0" w:color="auto"/>
                            <w:bottom w:val="none" w:sz="0" w:space="0" w:color="auto"/>
                            <w:right w:val="none" w:sz="0" w:space="0" w:color="auto"/>
                          </w:divBdr>
                          <w:divsChild>
                            <w:div w:id="1549537531">
                              <w:marLeft w:val="0"/>
                              <w:marRight w:val="0"/>
                              <w:marTop w:val="0"/>
                              <w:marBottom w:val="0"/>
                              <w:divBdr>
                                <w:top w:val="none" w:sz="0" w:space="0" w:color="auto"/>
                                <w:left w:val="none" w:sz="0" w:space="0" w:color="auto"/>
                                <w:bottom w:val="none" w:sz="0" w:space="0" w:color="auto"/>
                                <w:right w:val="none" w:sz="0" w:space="0" w:color="auto"/>
                              </w:divBdr>
                              <w:divsChild>
                                <w:div w:id="1316495795">
                                  <w:marLeft w:val="0"/>
                                  <w:marRight w:val="0"/>
                                  <w:marTop w:val="180"/>
                                  <w:marBottom w:val="0"/>
                                  <w:divBdr>
                                    <w:top w:val="none" w:sz="0" w:space="0" w:color="auto"/>
                                    <w:left w:val="none" w:sz="0" w:space="0" w:color="auto"/>
                                    <w:bottom w:val="none" w:sz="0" w:space="0" w:color="auto"/>
                                    <w:right w:val="none" w:sz="0" w:space="0" w:color="auto"/>
                                  </w:divBdr>
                                  <w:divsChild>
                                    <w:div w:id="645471966">
                                      <w:marLeft w:val="0"/>
                                      <w:marRight w:val="0"/>
                                      <w:marTop w:val="0"/>
                                      <w:marBottom w:val="0"/>
                                      <w:divBdr>
                                        <w:top w:val="none" w:sz="0" w:space="0" w:color="auto"/>
                                        <w:left w:val="none" w:sz="0" w:space="0" w:color="auto"/>
                                        <w:bottom w:val="none" w:sz="0" w:space="0" w:color="auto"/>
                                        <w:right w:val="none" w:sz="0" w:space="0" w:color="auto"/>
                                      </w:divBdr>
                                      <w:divsChild>
                                        <w:div w:id="1965841796">
                                          <w:marLeft w:val="0"/>
                                          <w:marRight w:val="0"/>
                                          <w:marTop w:val="0"/>
                                          <w:marBottom w:val="0"/>
                                          <w:divBdr>
                                            <w:top w:val="none" w:sz="0" w:space="0" w:color="auto"/>
                                            <w:left w:val="none" w:sz="0" w:space="0" w:color="auto"/>
                                            <w:bottom w:val="none" w:sz="0" w:space="0" w:color="auto"/>
                                            <w:right w:val="none" w:sz="0" w:space="0" w:color="auto"/>
                                          </w:divBdr>
                                          <w:divsChild>
                                            <w:div w:id="1415736140">
                                              <w:marLeft w:val="60"/>
                                              <w:marRight w:val="0"/>
                                              <w:marTop w:val="0"/>
                                              <w:marBottom w:val="0"/>
                                              <w:divBdr>
                                                <w:top w:val="none" w:sz="0" w:space="0" w:color="auto"/>
                                                <w:left w:val="none" w:sz="0" w:space="0" w:color="auto"/>
                                                <w:bottom w:val="none" w:sz="0" w:space="0" w:color="auto"/>
                                                <w:right w:val="none" w:sz="0" w:space="0" w:color="auto"/>
                                              </w:divBdr>
                                              <w:divsChild>
                                                <w:div w:id="1232545160">
                                                  <w:marLeft w:val="0"/>
                                                  <w:marRight w:val="0"/>
                                                  <w:marTop w:val="0"/>
                                                  <w:marBottom w:val="240"/>
                                                  <w:divBdr>
                                                    <w:top w:val="none" w:sz="0" w:space="0" w:color="auto"/>
                                                    <w:left w:val="none" w:sz="0" w:space="0" w:color="auto"/>
                                                    <w:bottom w:val="none" w:sz="0" w:space="0" w:color="auto"/>
                                                    <w:right w:val="none" w:sz="0" w:space="0" w:color="auto"/>
                                                  </w:divBdr>
                                                  <w:divsChild>
                                                    <w:div w:id="220753052">
                                                      <w:marLeft w:val="0"/>
                                                      <w:marRight w:val="0"/>
                                                      <w:marTop w:val="0"/>
                                                      <w:marBottom w:val="0"/>
                                                      <w:divBdr>
                                                        <w:top w:val="none" w:sz="0" w:space="0" w:color="auto"/>
                                                        <w:left w:val="none" w:sz="0" w:space="0" w:color="auto"/>
                                                        <w:bottom w:val="none" w:sz="0" w:space="0" w:color="auto"/>
                                                        <w:right w:val="none" w:sz="0" w:space="0" w:color="auto"/>
                                                      </w:divBdr>
                                                      <w:divsChild>
                                                        <w:div w:id="102617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hyperlink" Target="http://ec.europa.eu/eurostat/web/microdata/european_union_statistics_on_income_and_living_conditions" TargetMode="Externa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topincomes.g-mond.parisschoolofeconomics.eu/" TargetMode="External"/><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comments" Target="comments.xml"/><Relationship Id="rId19" Type="http://schemas.openxmlformats.org/officeDocument/2006/relationships/image" Target="media/image10.emf"/><Relationship Id="rId31"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footer" Target="footer1.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bfs.admin.ch/bfs/portal/de/index/infothek/lexikon/lex/0.topic.1.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wmf"/></Relationships>
</file>

<file path=word/_rels/header2.xml.rels><?xml version="1.0" encoding="UTF-8" standalone="yes"?>
<Relationships xmlns="http://schemas.openxmlformats.org/package/2006/relationships"><Relationship Id="rId2" Type="http://schemas.openxmlformats.org/officeDocument/2006/relationships/image" Target="media/image15.wmf"/><Relationship Id="rId1" Type="http://schemas.openxmlformats.org/officeDocument/2006/relationships/image" Target="media/image16.wmf"/></Relationships>
</file>

<file path=word/_rels/settings.xml.rels><?xml version="1.0" encoding="UTF-8" standalone="yes"?>
<Relationships xmlns="http://schemas.openxmlformats.org/package/2006/relationships"><Relationship Id="rId1" Type="http://schemas.openxmlformats.org/officeDocument/2006/relationships/attachedTemplate" Target="file:///P:\SOFTWARE\bfh_vorlagen\FBS\FBS_FB_de_Forschungsbericht_ohne_Titelbild.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447CF9-3278-4126-BC6C-6FBE950C5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FBS_FB_de_Forschungsbericht_ohne_Titelbild.dot</Template>
  <TotalTime>0</TotalTime>
  <Pages>32</Pages>
  <Words>11102</Words>
  <Characters>69948</Characters>
  <Application>Microsoft Office Word</Application>
  <DocSecurity>0</DocSecurity>
  <Lines>582</Lines>
  <Paragraphs>161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Adresse</vt:lpstr>
      <vt:lpstr>Adresse</vt:lpstr>
    </vt:vector>
  </TitlesOfParts>
  <Company>Mediaviso AG</Company>
  <LinksUpToDate>false</LinksUpToDate>
  <CharactersWithSpaces>80889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Adresse</dc:title>
  <dc:creator>Hümbelin Oliver</dc:creator>
  <cp:lastModifiedBy>Hümbelin Oliver</cp:lastModifiedBy>
  <cp:revision>4</cp:revision>
  <cp:lastPrinted>2014-11-28T15:51:00Z</cp:lastPrinted>
  <dcterms:created xsi:type="dcterms:W3CDTF">2015-04-20T14:52:00Z</dcterms:created>
  <dcterms:modified xsi:type="dcterms:W3CDTF">2015-04-20T18:33:00Z</dcterms:modified>
</cp:coreProperties>
</file>